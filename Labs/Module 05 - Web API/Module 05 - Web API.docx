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C6CCAD" w14:textId="2BECF4C2" w:rsidR="009775AC" w:rsidRPr="002266D3" w:rsidRDefault="009775AC" w:rsidP="00CC4E0C">
      <w:pPr>
        <w:pStyle w:val="Title"/>
        <w:ind w:left="-360" w:right="-360"/>
        <w:rPr>
          <w:rFonts w:cs="Calibri"/>
          <w:color w:val="4F81BD"/>
          <w:szCs w:val="60"/>
        </w:rPr>
      </w:pPr>
      <w:r w:rsidRPr="00AC0595">
        <w:rPr>
          <w:rFonts w:cs="Calibri"/>
          <w:color w:val="4F81BD"/>
          <w:szCs w:val="60"/>
        </w:rPr>
        <w:t xml:space="preserve">.NET Framework: </w:t>
      </w:r>
      <w:r w:rsidR="00AF2D4F">
        <w:rPr>
          <w:rFonts w:cs="Calibri"/>
          <w:color w:val="4F81BD"/>
          <w:szCs w:val="60"/>
        </w:rPr>
        <w:t>Developing Modern Web Apps with ASP.NET MVC</w:t>
      </w:r>
      <w:r w:rsidR="009D5EB3">
        <w:rPr>
          <w:rFonts w:cs="Calibri"/>
          <w:color w:val="4F81BD"/>
          <w:szCs w:val="60"/>
        </w:rPr>
        <w:t xml:space="preserve"> </w:t>
      </w:r>
      <w:r w:rsidR="00C9760D" w:rsidRPr="00C9760D">
        <w:rPr>
          <w:rFonts w:cs="Calibri"/>
          <w:color w:val="4F81BD"/>
          <w:szCs w:val="60"/>
        </w:rPr>
        <w:t>–</w:t>
      </w:r>
      <w:r w:rsidR="00CC4E0C" w:rsidRPr="00AC0595">
        <w:rPr>
          <w:rFonts w:cs="Calibri"/>
          <w:color w:val="4F81BD"/>
          <w:szCs w:val="60"/>
        </w:rPr>
        <w:t>Workshop</w:t>
      </w:r>
      <w:r w:rsidR="00CC4E0C" w:rsidRPr="00CC4E0C">
        <w:rPr>
          <w:rFonts w:cs="Calibri"/>
          <w:i/>
          <w:color w:val="4F81BD"/>
          <w:szCs w:val="60"/>
        </w:rPr>
        <w:t>PLUS</w:t>
      </w:r>
    </w:p>
    <w:p w14:paraId="14A6F92B" w14:textId="50953657" w:rsidR="00CC4E0C" w:rsidRDefault="009775AC" w:rsidP="00CC4E0C">
      <w:pPr>
        <w:pStyle w:val="DocumentTitleSecond"/>
        <w:ind w:left="-360" w:right="-360"/>
      </w:pPr>
      <w:r w:rsidRPr="00C12267">
        <w:t xml:space="preserve">Module </w:t>
      </w:r>
      <w:r>
        <w:t>5</w:t>
      </w:r>
      <w:r w:rsidRPr="00C12267">
        <w:t xml:space="preserve">: </w:t>
      </w:r>
      <w:r>
        <w:t>Web</w:t>
      </w:r>
      <w:r w:rsidR="00CC4E0C">
        <w:t xml:space="preserve"> </w:t>
      </w:r>
      <w:r>
        <w:t xml:space="preserve">API </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54729137" w14:textId="6D94367A" w:rsidR="009775AC" w:rsidRPr="002266D3" w:rsidRDefault="00246DDA" w:rsidP="009775AC">
      <w:pPr>
        <w:jc w:val="right"/>
      </w:pPr>
      <w:r>
        <w:t xml:space="preserve">Version </w:t>
      </w:r>
      <w:r w:rsidR="009D5EB3">
        <w:t>1.0</w:t>
      </w:r>
    </w:p>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202EFC66"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32697F">
        <w:rPr>
          <w:rFonts w:ascii="Segoe UI" w:hAnsi="Segoe UI" w:cs="Segoe UI"/>
          <w:sz w:val="18"/>
        </w:rPr>
        <w:t>2017</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192A06F6"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32697F">
        <w:rPr>
          <w:rFonts w:ascii="Segoe UI" w:hAnsi="Segoe UI" w:cs="Segoe UI"/>
          <w:sz w:val="18"/>
        </w:rPr>
        <w:t>2017</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24148470" w:displacedByCustomXml="next"/>
    <w:bookmarkStart w:id="2" w:name="_Toc139350752"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76355A50" w14:textId="64391416" w:rsidR="009B44CE"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480803621" w:history="1">
            <w:r w:rsidR="009B44CE" w:rsidRPr="008706E0">
              <w:rPr>
                <w:rStyle w:val="Hyperlink"/>
                <w:rFonts w:cs="Segoe UI"/>
              </w:rPr>
              <w:t>Lab 5: Implementing Web API</w:t>
            </w:r>
            <w:r w:rsidR="009B44CE">
              <w:rPr>
                <w:webHidden/>
              </w:rPr>
              <w:tab/>
            </w:r>
            <w:r w:rsidR="009B44CE">
              <w:rPr>
                <w:webHidden/>
              </w:rPr>
              <w:fldChar w:fldCharType="begin"/>
            </w:r>
            <w:r w:rsidR="009B44CE">
              <w:rPr>
                <w:webHidden/>
              </w:rPr>
              <w:instrText xml:space="preserve"> PAGEREF _Toc480803621 \h </w:instrText>
            </w:r>
            <w:r w:rsidR="009B44CE">
              <w:rPr>
                <w:webHidden/>
              </w:rPr>
            </w:r>
            <w:r w:rsidR="009B44CE">
              <w:rPr>
                <w:webHidden/>
              </w:rPr>
              <w:fldChar w:fldCharType="separate"/>
            </w:r>
            <w:r w:rsidR="009B44CE">
              <w:rPr>
                <w:webHidden/>
              </w:rPr>
              <w:t>1</w:t>
            </w:r>
            <w:r w:rsidR="009B44CE">
              <w:rPr>
                <w:webHidden/>
              </w:rPr>
              <w:fldChar w:fldCharType="end"/>
            </w:r>
          </w:hyperlink>
        </w:p>
        <w:p w14:paraId="77D69C88" w14:textId="15878B08" w:rsidR="009B44CE" w:rsidRDefault="00D33E72">
          <w:pPr>
            <w:pStyle w:val="TOC2"/>
            <w:tabs>
              <w:tab w:val="right" w:leader="dot" w:pos="8630"/>
            </w:tabs>
            <w:rPr>
              <w:rFonts w:asciiTheme="minorHAnsi" w:eastAsiaTheme="minorEastAsia" w:hAnsiTheme="minorHAnsi" w:cstheme="minorBidi"/>
              <w:smallCaps w:val="0"/>
              <w:noProof/>
              <w:sz w:val="22"/>
              <w:szCs w:val="22"/>
              <w:lang w:eastAsia="en-US"/>
            </w:rPr>
          </w:pPr>
          <w:hyperlink w:anchor="_Toc480803622" w:history="1">
            <w:r w:rsidR="009B44CE" w:rsidRPr="008706E0">
              <w:rPr>
                <w:rStyle w:val="Hyperlink"/>
                <w:noProof/>
              </w:rPr>
              <w:t>Exercise 1: Setup the Web API Project</w:t>
            </w:r>
            <w:r w:rsidR="009B44CE">
              <w:rPr>
                <w:noProof/>
                <w:webHidden/>
              </w:rPr>
              <w:tab/>
            </w:r>
            <w:r w:rsidR="009B44CE">
              <w:rPr>
                <w:noProof/>
                <w:webHidden/>
              </w:rPr>
              <w:fldChar w:fldCharType="begin"/>
            </w:r>
            <w:r w:rsidR="009B44CE">
              <w:rPr>
                <w:noProof/>
                <w:webHidden/>
              </w:rPr>
              <w:instrText xml:space="preserve"> PAGEREF _Toc480803622 \h </w:instrText>
            </w:r>
            <w:r w:rsidR="009B44CE">
              <w:rPr>
                <w:noProof/>
                <w:webHidden/>
              </w:rPr>
            </w:r>
            <w:r w:rsidR="009B44CE">
              <w:rPr>
                <w:noProof/>
                <w:webHidden/>
              </w:rPr>
              <w:fldChar w:fldCharType="separate"/>
            </w:r>
            <w:r w:rsidR="009B44CE">
              <w:rPr>
                <w:noProof/>
                <w:webHidden/>
              </w:rPr>
              <w:t>6</w:t>
            </w:r>
            <w:r w:rsidR="009B44CE">
              <w:rPr>
                <w:noProof/>
                <w:webHidden/>
              </w:rPr>
              <w:fldChar w:fldCharType="end"/>
            </w:r>
          </w:hyperlink>
        </w:p>
        <w:p w14:paraId="7F3FF5C7" w14:textId="39BC872D" w:rsidR="009B44CE" w:rsidRDefault="00D33E72">
          <w:pPr>
            <w:pStyle w:val="TOC2"/>
            <w:tabs>
              <w:tab w:val="right" w:leader="dot" w:pos="8630"/>
            </w:tabs>
            <w:rPr>
              <w:rFonts w:asciiTheme="minorHAnsi" w:eastAsiaTheme="minorEastAsia" w:hAnsiTheme="minorHAnsi" w:cstheme="minorBidi"/>
              <w:smallCaps w:val="0"/>
              <w:noProof/>
              <w:sz w:val="22"/>
              <w:szCs w:val="22"/>
              <w:lang w:eastAsia="en-US"/>
            </w:rPr>
          </w:pPr>
          <w:hyperlink w:anchor="_Toc480803623" w:history="1">
            <w:r w:rsidR="009B44CE" w:rsidRPr="008706E0">
              <w:rPr>
                <w:rStyle w:val="Hyperlink"/>
                <w:noProof/>
              </w:rPr>
              <w:t>Exercise 2: Implement the First API Controller</w:t>
            </w:r>
            <w:r w:rsidR="009B44CE">
              <w:rPr>
                <w:noProof/>
                <w:webHidden/>
              </w:rPr>
              <w:tab/>
            </w:r>
            <w:r w:rsidR="009B44CE">
              <w:rPr>
                <w:noProof/>
                <w:webHidden/>
              </w:rPr>
              <w:fldChar w:fldCharType="begin"/>
            </w:r>
            <w:r w:rsidR="009B44CE">
              <w:rPr>
                <w:noProof/>
                <w:webHidden/>
              </w:rPr>
              <w:instrText xml:space="preserve"> PAGEREF _Toc480803623 \h </w:instrText>
            </w:r>
            <w:r w:rsidR="009B44CE">
              <w:rPr>
                <w:noProof/>
                <w:webHidden/>
              </w:rPr>
            </w:r>
            <w:r w:rsidR="009B44CE">
              <w:rPr>
                <w:noProof/>
                <w:webHidden/>
              </w:rPr>
              <w:fldChar w:fldCharType="separate"/>
            </w:r>
            <w:r w:rsidR="009B44CE">
              <w:rPr>
                <w:noProof/>
                <w:webHidden/>
              </w:rPr>
              <w:t>9</w:t>
            </w:r>
            <w:r w:rsidR="009B44CE">
              <w:rPr>
                <w:noProof/>
                <w:webHidden/>
              </w:rPr>
              <w:fldChar w:fldCharType="end"/>
            </w:r>
          </w:hyperlink>
        </w:p>
        <w:p w14:paraId="53C4D48B" w14:textId="752CC432" w:rsidR="009B44CE" w:rsidRDefault="00D33E72">
          <w:pPr>
            <w:pStyle w:val="TOC2"/>
            <w:tabs>
              <w:tab w:val="right" w:leader="dot" w:pos="8630"/>
            </w:tabs>
            <w:rPr>
              <w:rFonts w:asciiTheme="minorHAnsi" w:eastAsiaTheme="minorEastAsia" w:hAnsiTheme="minorHAnsi" w:cstheme="minorBidi"/>
              <w:smallCaps w:val="0"/>
              <w:noProof/>
              <w:sz w:val="22"/>
              <w:szCs w:val="22"/>
              <w:lang w:eastAsia="en-US"/>
            </w:rPr>
          </w:pPr>
          <w:hyperlink w:anchor="_Toc480803624" w:history="1">
            <w:r w:rsidR="009B44CE" w:rsidRPr="008706E0">
              <w:rPr>
                <w:rStyle w:val="Hyperlink"/>
                <w:noProof/>
              </w:rPr>
              <w:t>Exercise 3: Implement the Analytics API Controller</w:t>
            </w:r>
            <w:r w:rsidR="009B44CE">
              <w:rPr>
                <w:noProof/>
                <w:webHidden/>
              </w:rPr>
              <w:tab/>
            </w:r>
            <w:r w:rsidR="009B44CE">
              <w:rPr>
                <w:noProof/>
                <w:webHidden/>
              </w:rPr>
              <w:fldChar w:fldCharType="begin"/>
            </w:r>
            <w:r w:rsidR="009B44CE">
              <w:rPr>
                <w:noProof/>
                <w:webHidden/>
              </w:rPr>
              <w:instrText xml:space="preserve"> PAGEREF _Toc480803624 \h </w:instrText>
            </w:r>
            <w:r w:rsidR="009B44CE">
              <w:rPr>
                <w:noProof/>
                <w:webHidden/>
              </w:rPr>
            </w:r>
            <w:r w:rsidR="009B44CE">
              <w:rPr>
                <w:noProof/>
                <w:webHidden/>
              </w:rPr>
              <w:fldChar w:fldCharType="separate"/>
            </w:r>
            <w:r w:rsidR="009B44CE">
              <w:rPr>
                <w:noProof/>
                <w:webHidden/>
              </w:rPr>
              <w:t>15</w:t>
            </w:r>
            <w:r w:rsidR="009B44CE">
              <w:rPr>
                <w:noProof/>
                <w:webHidden/>
              </w:rPr>
              <w:fldChar w:fldCharType="end"/>
            </w:r>
          </w:hyperlink>
        </w:p>
        <w:p w14:paraId="266731CF" w14:textId="4FCC9322"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5B3E0F32" w14:textId="77777777" w:rsidR="009775AC" w:rsidRPr="00EE3C4A" w:rsidRDefault="009775AC" w:rsidP="009775AC">
      <w:pPr>
        <w:pStyle w:val="Heading1"/>
        <w:spacing w:line="276" w:lineRule="auto"/>
        <w:rPr>
          <w:rFonts w:ascii="Segoe UI" w:hAnsi="Segoe UI" w:cs="Segoe UI"/>
        </w:rPr>
      </w:pPr>
      <w:bookmarkStart w:id="3" w:name="_Toc480803621"/>
      <w:bookmarkEnd w:id="0"/>
      <w:r w:rsidRPr="00EE3C4A">
        <w:rPr>
          <w:rFonts w:ascii="Segoe UI" w:hAnsi="Segoe UI" w:cs="Segoe UI"/>
        </w:rPr>
        <w:lastRenderedPageBreak/>
        <w:t>Lab 5: Implementing Web</w:t>
      </w:r>
      <w:r w:rsidR="002C25D4" w:rsidRPr="00EE3C4A">
        <w:rPr>
          <w:rFonts w:ascii="Segoe UI" w:hAnsi="Segoe UI" w:cs="Segoe UI"/>
        </w:rPr>
        <w:t xml:space="preserve"> </w:t>
      </w:r>
      <w:r w:rsidRPr="00EE3C4A">
        <w:rPr>
          <w:rFonts w:ascii="Segoe UI" w:hAnsi="Segoe UI" w:cs="Segoe UI"/>
        </w:rPr>
        <w:t>API</w:t>
      </w:r>
      <w:bookmarkEnd w:id="3"/>
      <w:r w:rsidRPr="00EE3C4A">
        <w:rPr>
          <w:rFonts w:ascii="Segoe UI" w:hAnsi="Segoe UI" w:cs="Segoe UI"/>
        </w:rPr>
        <w:t xml:space="preserve"> </w:t>
      </w:r>
    </w:p>
    <w:p w14:paraId="5E094D03" w14:textId="77777777" w:rsidR="00EE3C4A" w:rsidRPr="003E64E0" w:rsidRDefault="00EE3C4A" w:rsidP="00EE3C4A">
      <w:pPr>
        <w:pStyle w:val="Heading4"/>
      </w:pPr>
      <w:r w:rsidRPr="003E64E0">
        <w:t xml:space="preserve">Introduction </w:t>
      </w:r>
    </w:p>
    <w:p w14:paraId="25DC47F4" w14:textId="77777777" w:rsidR="00EE3C4A" w:rsidRPr="00805264" w:rsidRDefault="00EE3C4A" w:rsidP="00EE3C4A">
      <w:r w:rsidRPr="00805264">
        <w:t>The aim of this exercise is to</w:t>
      </w:r>
      <w:r>
        <w:t xml:space="preserve"> explore the role of views, how to create views and learn Razor syntax.</w:t>
      </w:r>
    </w:p>
    <w:p w14:paraId="0EC129A5" w14:textId="77777777" w:rsidR="00EE3C4A" w:rsidRDefault="00EE3C4A" w:rsidP="00EE3C4A">
      <w:proofErr w:type="spellStart"/>
      <w:r w:rsidRPr="002F7D98">
        <w:t>MyShuttle</w:t>
      </w:r>
      <w:proofErr w:type="spellEnd"/>
      <w:r w:rsidRPr="002F7D98">
        <w:t xml:space="preserve"> is a B2B highly scalable multi</w:t>
      </w:r>
      <w:r>
        <w:t>-</w:t>
      </w:r>
      <w:r w:rsidRPr="002F7D98">
        <w:t xml:space="preserve">tenant </w:t>
      </w:r>
      <w:r>
        <w:t>software as a service (</w:t>
      </w:r>
      <w:r w:rsidRPr="002F7D98">
        <w:t>SaaS</w:t>
      </w:r>
      <w:r>
        <w:t>)</w:t>
      </w:r>
      <w:r w:rsidRPr="002F7D98">
        <w:t xml:space="preserve"> solution that targets corporate scenarios in which carrier companies offer transport services to enterprise customers.</w:t>
      </w:r>
    </w:p>
    <w:p w14:paraId="236755CA" w14:textId="77777777" w:rsidR="00EE3C4A" w:rsidRDefault="00EE3C4A" w:rsidP="00EE3C4A">
      <w:pPr>
        <w:pStyle w:val="Art"/>
      </w:pPr>
      <w:r>
        <w:rPr>
          <w:noProof/>
        </w:rPr>
        <w:drawing>
          <wp:inline distT="0" distB="0" distL="0" distR="0" wp14:anchorId="519143CE" wp14:editId="4CE30A22">
            <wp:extent cx="48590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020" cy="1884045"/>
                    </a:xfrm>
                    <a:prstGeom prst="rect">
                      <a:avLst/>
                    </a:prstGeom>
                    <a:noFill/>
                  </pic:spPr>
                </pic:pic>
              </a:graphicData>
            </a:graphic>
          </wp:inline>
        </w:drawing>
      </w:r>
    </w:p>
    <w:p w14:paraId="4E52FEB9" w14:textId="77777777" w:rsidR="00EE3C4A" w:rsidRDefault="00EE3C4A" w:rsidP="00EE3C4A">
      <w:r>
        <w:t>T</w:t>
      </w:r>
      <w:r w:rsidRPr="002F7D98">
        <w:t>his multi-tenant SaaS system would allow any number of carrier companies who must be syndicated with the system, to provide their services (cabs/shuttles) dir</w:t>
      </w:r>
      <w:r>
        <w:t>ectly to any number of customer-</w:t>
      </w:r>
      <w:r w:rsidRPr="002F7D98">
        <w:t>enterprises/companies who would also be registered in the MyShuttle.biz s</w:t>
      </w:r>
      <w:r>
        <w:t>ystem. The final outcome is that</w:t>
      </w:r>
      <w:r w:rsidRPr="002F7D98">
        <w:t xml:space="preserve"> any employee in those customer companies would be able to request a cab/shuttle at any time in any place/city without worrying about how to pay. Everything would take place underneath between their company and the carrier company </w:t>
      </w:r>
      <w:r>
        <w:t>for that ride.</w:t>
      </w:r>
    </w:p>
    <w:p w14:paraId="6102DEF7" w14:textId="77777777" w:rsidR="00EE3C4A" w:rsidRDefault="00EE3C4A" w:rsidP="00EE3C4A">
      <w:r w:rsidRPr="00314241">
        <w:t>The global scenario is described in the following image</w:t>
      </w:r>
      <w:r>
        <w:t>:</w:t>
      </w:r>
    </w:p>
    <w:p w14:paraId="463088D0" w14:textId="77777777" w:rsidR="00EE3C4A" w:rsidRDefault="00EE3C4A" w:rsidP="00EE3C4A">
      <w:pPr>
        <w:pStyle w:val="Art"/>
      </w:pPr>
      <w:r>
        <w:rPr>
          <w:noProof/>
        </w:rPr>
        <w:drawing>
          <wp:inline distT="0" distB="0" distL="0" distR="0" wp14:anchorId="3D089218" wp14:editId="0CD97119">
            <wp:extent cx="4859020" cy="272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9020" cy="2725420"/>
                    </a:xfrm>
                    <a:prstGeom prst="rect">
                      <a:avLst/>
                    </a:prstGeom>
                    <a:noFill/>
                  </pic:spPr>
                </pic:pic>
              </a:graphicData>
            </a:graphic>
          </wp:inline>
        </w:drawing>
      </w:r>
    </w:p>
    <w:p w14:paraId="4EFD80A8" w14:textId="77777777" w:rsidR="00EE3C4A" w:rsidRDefault="00EE3C4A" w:rsidP="00EE3C4A"/>
    <w:p w14:paraId="6E3D98DA" w14:textId="77777777" w:rsidR="00EE3C4A" w:rsidRDefault="00EE3C4A" w:rsidP="00EE3C4A">
      <w:r>
        <w:t>There are two web applications in the above scenario:</w:t>
      </w:r>
    </w:p>
    <w:p w14:paraId="4C1DCBA5" w14:textId="77777777" w:rsidR="00EE3C4A" w:rsidRPr="003E64E0" w:rsidRDefault="00EE3C4A" w:rsidP="00EE3C4A">
      <w:pPr>
        <w:rPr>
          <w:b/>
        </w:rPr>
      </w:pPr>
      <w:r w:rsidRPr="003E64E0">
        <w:rPr>
          <w:b/>
        </w:rPr>
        <w:t xml:space="preserve">Public Website: </w:t>
      </w:r>
    </w:p>
    <w:p w14:paraId="2E1A5AE0" w14:textId="77777777" w:rsidR="00EE3C4A" w:rsidRDefault="00EE3C4A" w:rsidP="00EE3C4A">
      <w:r>
        <w:t>It is a typical public website. It</w:t>
      </w:r>
      <w:r w:rsidRPr="00314241">
        <w:t>s main purpose is to show information about the business but in a modern and clean way.</w:t>
      </w:r>
      <w:r>
        <w:t xml:space="preserve"> I</w:t>
      </w:r>
      <w:r w:rsidRPr="00314241">
        <w:t>t provides a responsive design and even if you resize the browser, you can see how it would also be perfectly valid for mob</w:t>
      </w:r>
      <w:r>
        <w:t>ile devices, like a smartphone.</w:t>
      </w:r>
    </w:p>
    <w:p w14:paraId="441D065C" w14:textId="77777777" w:rsidR="00EE3C4A" w:rsidRDefault="00EE3C4A" w:rsidP="00EE3C4A">
      <w:pPr>
        <w:pStyle w:val="Art"/>
      </w:pPr>
      <w:r>
        <w:rPr>
          <w:noProof/>
        </w:rPr>
        <w:drawing>
          <wp:inline distT="0" distB="0" distL="0" distR="0" wp14:anchorId="0CD47F69" wp14:editId="4F28A2E1">
            <wp:extent cx="3914140" cy="3420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4140" cy="3420110"/>
                    </a:xfrm>
                    <a:prstGeom prst="rect">
                      <a:avLst/>
                    </a:prstGeom>
                    <a:noFill/>
                  </pic:spPr>
                </pic:pic>
              </a:graphicData>
            </a:graphic>
          </wp:inline>
        </w:drawing>
      </w:r>
    </w:p>
    <w:p w14:paraId="2889E019" w14:textId="77777777" w:rsidR="00EE3C4A" w:rsidRDefault="00EE3C4A" w:rsidP="00EE3C4A">
      <w:r>
        <w:rPr>
          <w:noProof/>
        </w:rPr>
        <w:drawing>
          <wp:inline distT="0" distB="0" distL="0" distR="0" wp14:anchorId="64FD735E" wp14:editId="6A3FD0FC">
            <wp:extent cx="3474720" cy="2871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4720" cy="2871470"/>
                    </a:xfrm>
                    <a:prstGeom prst="rect">
                      <a:avLst/>
                    </a:prstGeom>
                    <a:noFill/>
                  </pic:spPr>
                </pic:pic>
              </a:graphicData>
            </a:graphic>
          </wp:inline>
        </w:drawing>
      </w:r>
    </w:p>
    <w:p w14:paraId="23FB37D5" w14:textId="77777777" w:rsidR="00EE3C4A" w:rsidRPr="003E64E0" w:rsidRDefault="00EE3C4A" w:rsidP="00EE3C4A">
      <w:pPr>
        <w:rPr>
          <w:b/>
        </w:rPr>
      </w:pPr>
      <w:r w:rsidRPr="003E64E0">
        <w:rPr>
          <w:b/>
        </w:rPr>
        <w:lastRenderedPageBreak/>
        <w:t>Private Web Application:</w:t>
      </w:r>
    </w:p>
    <w:p w14:paraId="7799B20E" w14:textId="77777777" w:rsidR="00EE3C4A" w:rsidRDefault="00EE3C4A" w:rsidP="00EE3C4A">
      <w:r w:rsidRPr="007338C8">
        <w:t>The second application is a Web</w:t>
      </w:r>
      <w:r>
        <w:t xml:space="preserve"> Single Page Application</w:t>
      </w:r>
      <w:r w:rsidRPr="007338C8">
        <w:t xml:space="preserve"> </w:t>
      </w:r>
      <w:r>
        <w:t>(</w:t>
      </w:r>
      <w:r w:rsidRPr="007338C8">
        <w:t>SPA</w:t>
      </w:r>
      <w:r>
        <w:t>),</w:t>
      </w:r>
      <w:r w:rsidRPr="007338C8">
        <w:t xml:space="preserve"> which you can access by </w:t>
      </w:r>
      <w:r>
        <w:t xml:space="preserve">logging </w:t>
      </w:r>
      <w:r w:rsidRPr="007338C8">
        <w:t xml:space="preserve">in from the public website. </w:t>
      </w:r>
      <w:r>
        <w:t xml:space="preserve">However, </w:t>
      </w:r>
      <w:r w:rsidRPr="007338C8">
        <w:t xml:space="preserve">in reality </w:t>
      </w:r>
      <w:r>
        <w:t xml:space="preserve">it is </w:t>
      </w:r>
      <w:r w:rsidRPr="007338C8">
        <w:t xml:space="preserve">like a different web application, simulating a private web application especially made for the Carriers’ administrators. </w:t>
      </w:r>
    </w:p>
    <w:p w14:paraId="5E50AE75" w14:textId="18B151E5" w:rsidR="00EE3C4A" w:rsidRDefault="00EE3C4A" w:rsidP="00EE3C4A">
      <w:r>
        <w:t>T</w:t>
      </w:r>
      <w:r w:rsidRPr="007338C8">
        <w:t>his application is a data-driven and CRUD app so you can create and update info</w:t>
      </w:r>
      <w:r>
        <w:t>rmation</w:t>
      </w:r>
      <w:r w:rsidRPr="007338C8">
        <w:t xml:space="preserve"> about your drivers, vehicles, etc.</w:t>
      </w:r>
      <w:r>
        <w:t xml:space="preserve"> This application consumes the </w:t>
      </w:r>
      <w:r w:rsidRPr="007338C8">
        <w:t>ASP.NET Web API Services</w:t>
      </w:r>
      <w:r>
        <w:t xml:space="preserve"> using client-side frameworks.</w:t>
      </w:r>
    </w:p>
    <w:p w14:paraId="5841A395" w14:textId="77777777" w:rsidR="00EE3C4A" w:rsidRDefault="00EE3C4A" w:rsidP="00EE3C4A">
      <w:pPr>
        <w:pStyle w:val="Art"/>
      </w:pPr>
      <w:r>
        <w:rPr>
          <w:noProof/>
        </w:rPr>
        <w:drawing>
          <wp:inline distT="0" distB="0" distL="0" distR="0" wp14:anchorId="2D414CB5" wp14:editId="3D288A94">
            <wp:extent cx="3841115" cy="35052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1115" cy="3505200"/>
                    </a:xfrm>
                    <a:prstGeom prst="rect">
                      <a:avLst/>
                    </a:prstGeom>
                    <a:noFill/>
                  </pic:spPr>
                </pic:pic>
              </a:graphicData>
            </a:graphic>
          </wp:inline>
        </w:drawing>
      </w:r>
    </w:p>
    <w:p w14:paraId="692D663D" w14:textId="77777777" w:rsidR="00EE3C4A" w:rsidRPr="00C843DA" w:rsidRDefault="00EE3C4A" w:rsidP="00EE3C4A">
      <w:r>
        <w:t>In this series of labs, you will build the public website and some parts of the private web application above.</w:t>
      </w:r>
    </w:p>
    <w:p w14:paraId="0DB82D92" w14:textId="77777777" w:rsidR="00EE3C4A" w:rsidRPr="003E64E0" w:rsidRDefault="00EE3C4A" w:rsidP="00EE3C4A">
      <w:pPr>
        <w:pStyle w:val="Heading4"/>
      </w:pPr>
      <w:bookmarkStart w:id="4" w:name="_Toc340491191"/>
      <w:bookmarkStart w:id="5" w:name="_Toc341882748"/>
      <w:r w:rsidRPr="003E64E0">
        <w:t>Overview</w:t>
      </w:r>
      <w:bookmarkEnd w:id="4"/>
      <w:bookmarkEnd w:id="5"/>
    </w:p>
    <w:p w14:paraId="6DB8F3BB" w14:textId="77777777" w:rsidR="00EE3C4A" w:rsidRPr="009409DC" w:rsidRDefault="00EE3C4A" w:rsidP="00EE3C4A">
      <w:r w:rsidRPr="009409DC">
        <w:t>The Model View Controller (MVC) architectural pattern separates an application into three main components:</w:t>
      </w:r>
    </w:p>
    <w:p w14:paraId="6B6B47E3" w14:textId="77777777" w:rsidR="00EE3C4A" w:rsidRPr="003E64E0" w:rsidRDefault="00EE3C4A" w:rsidP="00EE3C4A">
      <w:pPr>
        <w:pStyle w:val="Lb1"/>
        <w:numPr>
          <w:ilvl w:val="0"/>
          <w:numId w:val="5"/>
        </w:numPr>
        <w:spacing w:after="60" w:line="264" w:lineRule="auto"/>
        <w:contextualSpacing/>
      </w:pPr>
      <w:r w:rsidRPr="003E64E0">
        <w:rPr>
          <w:b/>
        </w:rPr>
        <w:t>Models:</w:t>
      </w:r>
      <w:r w:rsidRPr="003E64E0">
        <w:t xml:space="preserve"> Model objects are the parts of the application that implement the domain logic. Often, model objects also retrieve and store model state in a database</w:t>
      </w:r>
    </w:p>
    <w:p w14:paraId="0DB1D285" w14:textId="77777777" w:rsidR="00EE3C4A" w:rsidRPr="003E64E0" w:rsidRDefault="00EE3C4A" w:rsidP="00EE3C4A">
      <w:pPr>
        <w:pStyle w:val="Lb1"/>
        <w:numPr>
          <w:ilvl w:val="0"/>
          <w:numId w:val="5"/>
        </w:numPr>
        <w:spacing w:after="60" w:line="264" w:lineRule="auto"/>
        <w:contextualSpacing/>
      </w:pPr>
      <w:r w:rsidRPr="003E64E0">
        <w:rPr>
          <w:b/>
        </w:rPr>
        <w:t>Views:</w:t>
      </w:r>
      <w:r w:rsidRPr="003E64E0">
        <w:t xml:space="preserve"> Views are the components that display the application's User Interface (UI). Typically, this UI is created from the model data. An example would be an edit view of a Products table that displays text boxes, drop-down lists, and checkboxes based on the current state of a Product object.</w:t>
      </w:r>
    </w:p>
    <w:p w14:paraId="79E5DFF3" w14:textId="77777777" w:rsidR="00EE3C4A" w:rsidRDefault="00EE3C4A" w:rsidP="00EE3C4A">
      <w:pPr>
        <w:pStyle w:val="Lb1"/>
        <w:ind w:left="1080"/>
      </w:pPr>
    </w:p>
    <w:p w14:paraId="02CD70DB" w14:textId="77777777" w:rsidR="00EE3C4A" w:rsidRPr="003E64E0" w:rsidRDefault="00EE3C4A" w:rsidP="00EE3C4A">
      <w:pPr>
        <w:pStyle w:val="Lb1"/>
        <w:numPr>
          <w:ilvl w:val="0"/>
          <w:numId w:val="5"/>
        </w:numPr>
        <w:spacing w:after="60" w:line="264" w:lineRule="auto"/>
        <w:contextualSpacing/>
      </w:pPr>
      <w:r w:rsidRPr="003E64E0">
        <w:rPr>
          <w:b/>
        </w:rPr>
        <w:lastRenderedPageBreak/>
        <w:t>Controllers:</w:t>
      </w:r>
      <w:r w:rsidRPr="003E64E0">
        <w:t xml:space="preserve"> Controllers are the components that handle user interaction, manipulate the model, and ultimately select a view to render the UI. In an MVC application, the view only displays information; the controller handles and responds to user input and interaction</w:t>
      </w:r>
      <w:r>
        <w:t>.</w:t>
      </w:r>
    </w:p>
    <w:p w14:paraId="1E6F338A" w14:textId="77777777" w:rsidR="00EE3C4A" w:rsidRDefault="00EE3C4A" w:rsidP="00EE3C4A">
      <w:r>
        <w:t>The MVC pattern helps you to create applications that separate the different aspects of the application (input logic, business logic, and UI logic), while providing a loose coupling between these elements. This separation helps you manage complexity when you build an application, because it enables you to focus on one aspect of the implementation at a time. In addition to managing complexity, the MVC pattern makes it easier to test applications than it is to test a traditional ASP.NET Web application, encouraging the use of Test-Driven Development (TDD) for creating an application.</w:t>
      </w:r>
    </w:p>
    <w:p w14:paraId="2B18EE88" w14:textId="77777777" w:rsidR="00EE3C4A" w:rsidRDefault="00EE3C4A" w:rsidP="00EE3C4A">
      <w:r>
        <w:t>Then, the ASP.NET MVC framework provides an alternative to the ASP.NET Web-forms pattern for creating MVC-based Web applications. The ASP.NET MVC framework is a lightweight, highly testable presentation framework that (as with Web-forms-based applications) is integrated with existing ASP.NET features, such as master pages and membership-based authentication.</w:t>
      </w:r>
    </w:p>
    <w:p w14:paraId="7683A720" w14:textId="77777777" w:rsidR="00EE3C4A" w:rsidRDefault="00EE3C4A" w:rsidP="00EE3C4A">
      <w:r>
        <w:t>In addition, the loose coupling between the three main components of an MVC application also promotes parallel development. For instance, one developer can work on the view, a second developer can work on the controller logic, and a third developer can focus on the business logic in the model.</w:t>
      </w:r>
    </w:p>
    <w:p w14:paraId="33AF8105" w14:textId="77777777" w:rsidR="00EE3C4A" w:rsidRPr="003E64E0" w:rsidRDefault="00EE3C4A" w:rsidP="00EE3C4A">
      <w:pPr>
        <w:pStyle w:val="Heading4"/>
      </w:pPr>
      <w:r w:rsidRPr="003E64E0">
        <w:t>Objectives</w:t>
      </w:r>
    </w:p>
    <w:p w14:paraId="6EF5632C" w14:textId="77777777" w:rsidR="00EE3C4A" w:rsidRPr="00805264" w:rsidRDefault="00EE3C4A" w:rsidP="00EE3C4A">
      <w:r w:rsidRPr="00805264">
        <w:t>After completing this lab, you will be able to:</w:t>
      </w:r>
    </w:p>
    <w:p w14:paraId="56EA7E54" w14:textId="77777777" w:rsidR="00EE3C4A" w:rsidRPr="003E64E0" w:rsidRDefault="00EE3C4A" w:rsidP="00EE3C4A">
      <w:pPr>
        <w:pStyle w:val="Lb1"/>
        <w:numPr>
          <w:ilvl w:val="0"/>
          <w:numId w:val="5"/>
        </w:numPr>
        <w:spacing w:after="60" w:line="264" w:lineRule="auto"/>
        <w:contextualSpacing/>
      </w:pPr>
      <w:r w:rsidRPr="003E64E0">
        <w:t>Understand the basic principles of MVC</w:t>
      </w:r>
      <w:r>
        <w:t>.</w:t>
      </w:r>
    </w:p>
    <w:p w14:paraId="7CFD335B" w14:textId="77777777" w:rsidR="00EE3C4A" w:rsidRPr="003E64E0" w:rsidRDefault="00EE3C4A" w:rsidP="00EE3C4A">
      <w:pPr>
        <w:pStyle w:val="Lb1"/>
        <w:numPr>
          <w:ilvl w:val="0"/>
          <w:numId w:val="5"/>
        </w:numPr>
        <w:spacing w:after="60" w:line="264" w:lineRule="auto"/>
        <w:contextualSpacing/>
      </w:pPr>
      <w:r w:rsidRPr="003E64E0">
        <w:t>Learn how to implement a view in Razor view engines</w:t>
      </w:r>
      <w:r>
        <w:t>.</w:t>
      </w:r>
    </w:p>
    <w:p w14:paraId="18A817E8" w14:textId="77777777" w:rsidR="00EE3C4A" w:rsidRPr="003E64E0" w:rsidRDefault="00EE3C4A" w:rsidP="00EE3C4A">
      <w:pPr>
        <w:pStyle w:val="Lb1"/>
        <w:numPr>
          <w:ilvl w:val="0"/>
          <w:numId w:val="5"/>
        </w:numPr>
        <w:spacing w:after="60" w:line="264" w:lineRule="auto"/>
        <w:contextualSpacing/>
      </w:pPr>
      <w:r w:rsidRPr="003E64E0">
        <w:t>Learn how to pass data from controllers to views</w:t>
      </w:r>
      <w:r>
        <w:t>.</w:t>
      </w:r>
    </w:p>
    <w:p w14:paraId="03A9DDDA" w14:textId="77777777" w:rsidR="00EE3C4A" w:rsidRDefault="00EE3C4A" w:rsidP="00EE3C4A">
      <w:pPr>
        <w:pStyle w:val="Lb1"/>
        <w:numPr>
          <w:ilvl w:val="0"/>
          <w:numId w:val="5"/>
        </w:numPr>
        <w:spacing w:after="60" w:line="264" w:lineRule="auto"/>
        <w:contextualSpacing/>
      </w:pPr>
      <w:r w:rsidRPr="003E64E0">
        <w:t>Learn how to implement GET, POST scenarios.</w:t>
      </w:r>
    </w:p>
    <w:p w14:paraId="26B09B03" w14:textId="77777777" w:rsidR="00EE3C4A" w:rsidRPr="003E64E0" w:rsidRDefault="00EE3C4A" w:rsidP="00EE3C4A">
      <w:pPr>
        <w:pStyle w:val="Heading4"/>
      </w:pPr>
      <w:r w:rsidRPr="003E64E0">
        <w:t>Prerequisites</w:t>
      </w:r>
    </w:p>
    <w:p w14:paraId="60377903" w14:textId="77777777" w:rsidR="00EE3C4A" w:rsidRPr="0045286B" w:rsidRDefault="00EE3C4A" w:rsidP="00EE3C4A">
      <w:pPr>
        <w:rPr>
          <w:color w:val="0000FF"/>
        </w:rPr>
      </w:pPr>
      <w:r>
        <w:t>None</w:t>
      </w:r>
    </w:p>
    <w:p w14:paraId="4B2A4766" w14:textId="77777777" w:rsidR="00EE3C4A" w:rsidRPr="003E64E0" w:rsidRDefault="00EE3C4A" w:rsidP="00EE3C4A">
      <w:pPr>
        <w:pStyle w:val="Heading4"/>
      </w:pPr>
      <w:r w:rsidRPr="003E64E0">
        <w:t>Scenario</w:t>
      </w:r>
    </w:p>
    <w:p w14:paraId="3001EFB1" w14:textId="12391424" w:rsidR="00EE3C4A" w:rsidRDefault="00EE3C4A" w:rsidP="00EE3C4A">
      <w:r>
        <w:t>In this scenario, we will explore Web API Controllers.</w:t>
      </w:r>
    </w:p>
    <w:p w14:paraId="78227CCE" w14:textId="77777777" w:rsidR="00E53712" w:rsidRPr="001060C1" w:rsidRDefault="00E53712" w:rsidP="00E53712">
      <w:pPr>
        <w:pStyle w:val="Heading4"/>
      </w:pPr>
      <w:r>
        <w:t>System Requirements</w:t>
      </w:r>
    </w:p>
    <w:p w14:paraId="5E1AE2DF" w14:textId="77777777" w:rsidR="00E53712" w:rsidRPr="001060C1" w:rsidRDefault="00E53712" w:rsidP="00E53712">
      <w:r w:rsidRPr="001060C1">
        <w:t>To complete this lab, you need:</w:t>
      </w:r>
    </w:p>
    <w:p w14:paraId="487E5E8D" w14:textId="77777777" w:rsidR="00E53712" w:rsidRPr="001060C1" w:rsidRDefault="00E53712" w:rsidP="00E53712">
      <w:pPr>
        <w:pStyle w:val="Lb1"/>
        <w:numPr>
          <w:ilvl w:val="0"/>
          <w:numId w:val="5"/>
        </w:numPr>
        <w:spacing w:after="60" w:line="264" w:lineRule="auto"/>
        <w:contextualSpacing/>
      </w:pPr>
      <w:r>
        <w:t>Microsoft Visual Studio 2017</w:t>
      </w:r>
    </w:p>
    <w:p w14:paraId="32FE2363" w14:textId="77777777" w:rsidR="00E53712" w:rsidRPr="001060C1" w:rsidRDefault="00E53712" w:rsidP="00E53712">
      <w:pPr>
        <w:pStyle w:val="Lb1"/>
        <w:numPr>
          <w:ilvl w:val="0"/>
          <w:numId w:val="5"/>
        </w:numPr>
        <w:spacing w:after="60" w:line="264" w:lineRule="auto"/>
        <w:contextualSpacing/>
      </w:pPr>
      <w:r>
        <w:t xml:space="preserve">Microsoft </w:t>
      </w:r>
      <w:r w:rsidRPr="001060C1">
        <w:t>SQL Server (any edition)</w:t>
      </w:r>
    </w:p>
    <w:p w14:paraId="5AA05079" w14:textId="77777777" w:rsidR="00E53712" w:rsidRDefault="00E53712" w:rsidP="00E53712">
      <w:pPr>
        <w:pStyle w:val="Heading4"/>
        <w:spacing w:after="120" w:line="276" w:lineRule="auto"/>
      </w:pPr>
      <w:r>
        <w:lastRenderedPageBreak/>
        <w:t>Hosted Lab Credentials</w:t>
      </w:r>
    </w:p>
    <w:p w14:paraId="533C250C" w14:textId="77777777" w:rsidR="00E53712" w:rsidRDefault="00E53712" w:rsidP="00E53712">
      <w:r>
        <w:t>If the lab is exercised in Microsoft cloud environment, use the following user credentials to sign in:</w:t>
      </w:r>
    </w:p>
    <w:p w14:paraId="45661733" w14:textId="77777777" w:rsidR="00E53712" w:rsidRDefault="00E53712" w:rsidP="00E53712">
      <w:pPr>
        <w:pStyle w:val="Lb1"/>
        <w:numPr>
          <w:ilvl w:val="0"/>
          <w:numId w:val="5"/>
        </w:numPr>
        <w:spacing w:after="60" w:line="264" w:lineRule="auto"/>
        <w:contextualSpacing/>
      </w:pPr>
      <w:r>
        <w:t xml:space="preserve">Username: </w:t>
      </w:r>
      <w:proofErr w:type="spellStart"/>
      <w:r w:rsidRPr="00330001">
        <w:rPr>
          <w:rFonts w:ascii="Courier New" w:hAnsi="Courier New" w:cs="Courier New"/>
        </w:rPr>
        <w:t>aspnetuser</w:t>
      </w:r>
      <w:proofErr w:type="spellEnd"/>
    </w:p>
    <w:p w14:paraId="7894D132" w14:textId="77777777" w:rsidR="00E53712" w:rsidRPr="00330001" w:rsidRDefault="00E53712" w:rsidP="00E53712">
      <w:pPr>
        <w:pStyle w:val="Lb1"/>
        <w:numPr>
          <w:ilvl w:val="0"/>
          <w:numId w:val="5"/>
        </w:numPr>
        <w:spacing w:after="60" w:line="264" w:lineRule="auto"/>
        <w:contextualSpacing/>
      </w:pPr>
      <w:r>
        <w:t xml:space="preserve">Password: </w:t>
      </w:r>
      <w:r w:rsidRPr="00330001">
        <w:rPr>
          <w:rFonts w:ascii="Courier New" w:hAnsi="Courier New" w:cs="Courier New"/>
        </w:rPr>
        <w:t>@Cir9hvc6!w</w:t>
      </w:r>
    </w:p>
    <w:p w14:paraId="0B385752" w14:textId="77777777" w:rsidR="00EE3C4A" w:rsidRPr="003E64E0" w:rsidRDefault="00EE3C4A" w:rsidP="00EE3C4A">
      <w:pPr>
        <w:pStyle w:val="Heading4"/>
      </w:pPr>
      <w:r w:rsidRPr="003E64E0">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77777777" w:rsidR="00EE3C4A" w:rsidRPr="00C92A60" w:rsidRDefault="00EE3C4A" w:rsidP="00EE3C4A">
      <w:r>
        <w:t>60</w:t>
      </w:r>
      <w:r w:rsidRPr="00805264">
        <w:t xml:space="preserve"> minutes</w:t>
      </w:r>
    </w:p>
    <w:p w14:paraId="36B46C9F" w14:textId="330A7631" w:rsidR="009775AC" w:rsidRPr="007A615F" w:rsidRDefault="009775AC" w:rsidP="007A615F">
      <w:pPr>
        <w:pStyle w:val="Heading2TU"/>
      </w:pPr>
      <w:bookmarkStart w:id="6" w:name="_Toc343250599"/>
      <w:bookmarkStart w:id="7" w:name="_Toc480803622"/>
      <w:r w:rsidRPr="007A615F">
        <w:lastRenderedPageBreak/>
        <w:t xml:space="preserve">Exercise 1: </w:t>
      </w:r>
      <w:bookmarkEnd w:id="6"/>
      <w:r w:rsidRPr="007A615F">
        <w:t>Setup the Web</w:t>
      </w:r>
      <w:r w:rsidR="00B1397E" w:rsidRPr="007A615F">
        <w:t xml:space="preserve"> </w:t>
      </w:r>
      <w:r w:rsidRPr="007A615F">
        <w:t>API Project</w:t>
      </w:r>
      <w:bookmarkEnd w:id="7"/>
    </w:p>
    <w:p w14:paraId="5B77BC6A" w14:textId="77777777" w:rsidR="00A4696E" w:rsidRPr="007A615F" w:rsidRDefault="00A4696E" w:rsidP="007A615F">
      <w:pPr>
        <w:pStyle w:val="Heading4"/>
        <w:ind w:firstLine="720"/>
      </w:pPr>
      <w:r w:rsidRPr="007A615F">
        <w:t>Objectives</w:t>
      </w:r>
    </w:p>
    <w:p w14:paraId="1B840DE5" w14:textId="77777777" w:rsidR="00A4696E" w:rsidRPr="00EE3C4A" w:rsidRDefault="00A4696E" w:rsidP="00EE3C4A">
      <w:pPr>
        <w:ind w:left="720"/>
        <w:rPr>
          <w:rFonts w:ascii="Segoe UI" w:hAnsi="Segoe UI" w:cs="Segoe UI"/>
        </w:rPr>
      </w:pPr>
      <w:r w:rsidRPr="00EE3C4A">
        <w:rPr>
          <w:rFonts w:ascii="Segoe UI" w:hAnsi="Segoe UI" w:cs="Segoe UI"/>
        </w:rPr>
        <w:t>In this exercise, you will:</w:t>
      </w:r>
    </w:p>
    <w:p w14:paraId="3415C66F" w14:textId="0BFC0B81" w:rsidR="00A4696E" w:rsidRPr="00EE3C4A" w:rsidRDefault="00A4696E" w:rsidP="00EE3C4A">
      <w:pPr>
        <w:pStyle w:val="Lb1"/>
        <w:numPr>
          <w:ilvl w:val="0"/>
          <w:numId w:val="36"/>
        </w:numPr>
        <w:spacing w:after="60" w:line="264" w:lineRule="auto"/>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 xml:space="preserve">Create a new ASP.NET Web API project in </w:t>
      </w:r>
      <w:r w:rsidR="00D234E9">
        <w:rPr>
          <w:rFonts w:ascii="Segoe UI" w:eastAsia="MS Mincho" w:hAnsi="Segoe UI" w:cs="Segoe UI"/>
          <w:color w:val="404040" w:themeColor="text1" w:themeTint="BF"/>
          <w:sz w:val="21"/>
          <w:lang w:eastAsia="ja-JP"/>
        </w:rPr>
        <w:t>Visual Studio 2017</w:t>
      </w:r>
      <w:r w:rsidRPr="00EE3C4A">
        <w:rPr>
          <w:rFonts w:ascii="Segoe UI" w:eastAsia="MS Mincho" w:hAnsi="Segoe UI" w:cs="Segoe UI"/>
          <w:color w:val="404040" w:themeColor="text1" w:themeTint="BF"/>
          <w:sz w:val="21"/>
          <w:lang w:eastAsia="ja-JP"/>
        </w:rPr>
        <w:t>.</w:t>
      </w:r>
    </w:p>
    <w:p w14:paraId="426A6BA9" w14:textId="77777777" w:rsidR="00A4696E" w:rsidRPr="00EE3C4A" w:rsidRDefault="00A4696E" w:rsidP="00EE3C4A">
      <w:pPr>
        <w:pStyle w:val="Lb1"/>
        <w:numPr>
          <w:ilvl w:val="0"/>
          <w:numId w:val="36"/>
        </w:numPr>
        <w:spacing w:after="60" w:line="264" w:lineRule="auto"/>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Setup the structure for the API project and setup the correct references between projects in the solution.</w:t>
      </w:r>
    </w:p>
    <w:p w14:paraId="07B11C59" w14:textId="77777777" w:rsidR="00A4696E" w:rsidRPr="007A615F" w:rsidRDefault="00A4696E" w:rsidP="007A615F">
      <w:pPr>
        <w:pStyle w:val="Heading4"/>
        <w:ind w:firstLine="720"/>
      </w:pPr>
      <w:r w:rsidRPr="007A615F">
        <w:t>Scenario</w:t>
      </w:r>
    </w:p>
    <w:p w14:paraId="30992FAA" w14:textId="77777777" w:rsidR="00A4696E" w:rsidRPr="00EE3C4A" w:rsidRDefault="00A4696E" w:rsidP="00EE3C4A">
      <w:pPr>
        <w:ind w:left="720"/>
        <w:rPr>
          <w:rFonts w:ascii="Segoe UI" w:hAnsi="Segoe UI" w:cs="Segoe UI"/>
        </w:rPr>
      </w:pPr>
      <w:r w:rsidRPr="00EE3C4A">
        <w:rPr>
          <w:rFonts w:ascii="Segoe UI" w:hAnsi="Segoe UI" w:cs="Segoe UI"/>
        </w:rPr>
        <w:t>Creating a new API class library and setting up the references.</w:t>
      </w:r>
    </w:p>
    <w:p w14:paraId="7FC66279" w14:textId="0E9C6EAF" w:rsidR="00A4696E" w:rsidRPr="007A615F" w:rsidRDefault="00A4696E" w:rsidP="007A615F">
      <w:pPr>
        <w:pStyle w:val="ProcedureHeading0"/>
      </w:pPr>
      <w:r w:rsidRPr="007A615F">
        <w:t xml:space="preserve">Task 1: Create the </w:t>
      </w:r>
      <w:r w:rsidR="00C9760D" w:rsidRPr="007A615F">
        <w:t xml:space="preserve">new project </w:t>
      </w:r>
    </w:p>
    <w:p w14:paraId="78BCB45D" w14:textId="67BCD41D" w:rsidR="00A4696E" w:rsidRPr="00EE3C4A" w:rsidRDefault="00A4696E" w:rsidP="00A4696E">
      <w:pPr>
        <w:pStyle w:val="Ln1"/>
        <w:rPr>
          <w:rFonts w:ascii="Segoe UI" w:hAnsi="Segoe UI" w:cs="Segoe UI"/>
        </w:rPr>
      </w:pPr>
      <w:r w:rsidRPr="00EE3C4A">
        <w:rPr>
          <w:rFonts w:ascii="Segoe UI" w:hAnsi="Segoe UI" w:cs="Segoe UI"/>
        </w:rPr>
        <w:t xml:space="preserve">Open </w:t>
      </w:r>
      <w:r w:rsidR="00D234E9">
        <w:rPr>
          <w:rFonts w:ascii="Segoe UI" w:hAnsi="Segoe UI" w:cs="Segoe UI"/>
        </w:rPr>
        <w:t>Visual Studio 2017</w:t>
      </w:r>
      <w:r w:rsidRPr="00EE3C4A">
        <w:rPr>
          <w:rFonts w:ascii="Segoe UI" w:hAnsi="Segoe UI" w:cs="Segoe UI"/>
        </w:rPr>
        <w:t>.</w:t>
      </w:r>
    </w:p>
    <w:p w14:paraId="7A605017" w14:textId="579CD2E4" w:rsidR="00A4696E" w:rsidRPr="00EE3C4A" w:rsidRDefault="00A4696E" w:rsidP="00A4696E">
      <w:pPr>
        <w:pStyle w:val="Ln1"/>
        <w:rPr>
          <w:rFonts w:ascii="Segoe UI" w:hAnsi="Segoe UI" w:cs="Segoe UI"/>
        </w:rPr>
      </w:pPr>
      <w:r w:rsidRPr="00EE3C4A">
        <w:rPr>
          <w:rFonts w:ascii="Segoe UI" w:hAnsi="Segoe UI" w:cs="Segoe UI"/>
        </w:rPr>
        <w:t xml:space="preserve">Open the solution located in </w:t>
      </w:r>
      <w:r w:rsidRPr="00EE3C4A">
        <w:rPr>
          <w:rFonts w:ascii="Segoe UI" w:hAnsi="Segoe UI" w:cs="Segoe UI"/>
          <w:i/>
        </w:rPr>
        <w:t xml:space="preserve">Labs/Module 05 – </w:t>
      </w:r>
      <w:proofErr w:type="spellStart"/>
      <w:r w:rsidRPr="00EE3C4A">
        <w:rPr>
          <w:rFonts w:ascii="Segoe UI" w:hAnsi="Segoe UI" w:cs="Segoe UI"/>
          <w:i/>
        </w:rPr>
        <w:t>WebApi</w:t>
      </w:r>
      <w:proofErr w:type="spellEnd"/>
      <w:r w:rsidRPr="00EE3C4A">
        <w:rPr>
          <w:rFonts w:ascii="Segoe UI" w:hAnsi="Segoe UI" w:cs="Segoe UI"/>
          <w:i/>
        </w:rPr>
        <w:t>/Begin/</w:t>
      </w:r>
      <w:proofErr w:type="spellStart"/>
      <w:r w:rsidRPr="00EE3C4A">
        <w:rPr>
          <w:rFonts w:ascii="Segoe UI" w:hAnsi="Segoe UI" w:cs="Segoe UI"/>
          <w:i/>
        </w:rPr>
        <w:t>MyShuttle</w:t>
      </w:r>
      <w:proofErr w:type="spellEnd"/>
      <w:r w:rsidRPr="00EE3C4A">
        <w:rPr>
          <w:rFonts w:ascii="Segoe UI" w:hAnsi="Segoe UI" w:cs="Segoe UI"/>
        </w:rPr>
        <w:t xml:space="preserve">. You should see three projects listed under the </w:t>
      </w:r>
      <w:proofErr w:type="spellStart"/>
      <w:r w:rsidRPr="00EE3C4A">
        <w:rPr>
          <w:rFonts w:ascii="Segoe UI" w:hAnsi="Segoe UI" w:cs="Segoe UI"/>
        </w:rPr>
        <w:t>the</w:t>
      </w:r>
      <w:proofErr w:type="spellEnd"/>
      <w:r w:rsidRPr="00EE3C4A">
        <w:rPr>
          <w:rFonts w:ascii="Segoe UI" w:hAnsi="Segoe UI" w:cs="Segoe UI"/>
        </w:rPr>
        <w:t xml:space="preserve"> solution: </w:t>
      </w:r>
      <w:proofErr w:type="spellStart"/>
      <w:r w:rsidRPr="00EE3C4A">
        <w:rPr>
          <w:rFonts w:ascii="Segoe UI" w:hAnsi="Segoe UI" w:cs="Segoe UI"/>
          <w:b/>
        </w:rPr>
        <w:t>MyShuttle.Data</w:t>
      </w:r>
      <w:proofErr w:type="spellEnd"/>
      <w:r w:rsidRPr="00EE3C4A">
        <w:rPr>
          <w:rFonts w:ascii="Segoe UI" w:hAnsi="Segoe UI" w:cs="Segoe UI"/>
        </w:rPr>
        <w:t xml:space="preserve">, </w:t>
      </w:r>
      <w:proofErr w:type="spellStart"/>
      <w:r w:rsidRPr="00EE3C4A">
        <w:rPr>
          <w:rFonts w:ascii="Segoe UI" w:hAnsi="Segoe UI" w:cs="Segoe UI"/>
          <w:b/>
        </w:rPr>
        <w:t>MyShuttle.Model</w:t>
      </w:r>
      <w:proofErr w:type="spellEnd"/>
      <w:r w:rsidRPr="00EE3C4A">
        <w:rPr>
          <w:rFonts w:ascii="Segoe UI" w:hAnsi="Segoe UI" w:cs="Segoe UI"/>
        </w:rPr>
        <w:t xml:space="preserve"> and </w:t>
      </w:r>
      <w:proofErr w:type="spellStart"/>
      <w:r w:rsidRPr="00EE3C4A">
        <w:rPr>
          <w:rFonts w:ascii="Segoe UI" w:hAnsi="Segoe UI" w:cs="Segoe UI"/>
          <w:b/>
        </w:rPr>
        <w:t>MyShuttle.Web</w:t>
      </w:r>
      <w:proofErr w:type="spellEnd"/>
      <w:r w:rsidRPr="00EE3C4A">
        <w:rPr>
          <w:rFonts w:ascii="Segoe UI" w:hAnsi="Segoe UI" w:cs="Segoe UI"/>
        </w:rPr>
        <w:t>.</w:t>
      </w:r>
    </w:p>
    <w:p w14:paraId="5BED6961" w14:textId="76E178D4" w:rsidR="00A4696E" w:rsidRPr="00EE3C4A" w:rsidRDefault="00A4696E" w:rsidP="00BB19A3">
      <w:pPr>
        <w:pStyle w:val="Ln1"/>
      </w:pPr>
      <w:r w:rsidRPr="00C9760D">
        <w:rPr>
          <w:sz w:val="24"/>
        </w:rPr>
        <w:t xml:space="preserve">Right-click </w:t>
      </w:r>
      <w:r w:rsidR="0031328E" w:rsidRPr="00C9760D">
        <w:rPr>
          <w:b/>
          <w:sz w:val="24"/>
        </w:rPr>
        <w:t>solution</w:t>
      </w:r>
      <w:r w:rsidRPr="00C9760D">
        <w:rPr>
          <w:sz w:val="24"/>
        </w:rPr>
        <w:t xml:space="preserve"> and click </w:t>
      </w:r>
      <w:r w:rsidRPr="00C9760D">
        <w:rPr>
          <w:b/>
          <w:sz w:val="24"/>
        </w:rPr>
        <w:t>Add</w:t>
      </w:r>
      <w:r w:rsidRPr="00C9760D">
        <w:rPr>
          <w:sz w:val="24"/>
        </w:rPr>
        <w:t xml:space="preserve"> &gt; </w:t>
      </w:r>
      <w:r w:rsidRPr="00C9760D">
        <w:rPr>
          <w:b/>
          <w:sz w:val="24"/>
        </w:rPr>
        <w:t>New Project.</w:t>
      </w:r>
      <w:r w:rsidR="00BB19A3" w:rsidRPr="00C9760D">
        <w:rPr>
          <w:b/>
          <w:sz w:val="24"/>
        </w:rPr>
        <w:br/>
      </w:r>
      <w:r w:rsidR="00BB19A3" w:rsidRPr="00BB19A3">
        <w:rPr>
          <w:rFonts w:ascii="Segoe UI" w:hAnsi="Segoe UI" w:cs="Segoe UI"/>
          <w:noProof/>
        </w:rPr>
        <w:drawing>
          <wp:inline distT="0" distB="0" distL="0" distR="0" wp14:anchorId="73B3464E" wp14:editId="6565BE15">
            <wp:extent cx="5486400" cy="32905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290570"/>
                    </a:xfrm>
                    <a:prstGeom prst="rect">
                      <a:avLst/>
                    </a:prstGeom>
                  </pic:spPr>
                </pic:pic>
              </a:graphicData>
            </a:graphic>
          </wp:inline>
        </w:drawing>
      </w:r>
    </w:p>
    <w:p w14:paraId="3DF0A526" w14:textId="5BC60748" w:rsidR="00A4696E" w:rsidRPr="00EE3C4A" w:rsidRDefault="00A4696E" w:rsidP="00A4696E">
      <w:pPr>
        <w:pStyle w:val="Art"/>
        <w:ind w:left="1224"/>
        <w:rPr>
          <w:rFonts w:ascii="Segoe UI" w:hAnsi="Segoe UI" w:cs="Segoe UI"/>
        </w:rPr>
      </w:pPr>
    </w:p>
    <w:p w14:paraId="5B4B963E" w14:textId="60489F0B" w:rsidR="00BB19A3" w:rsidRPr="00BB19A3" w:rsidRDefault="00A4696E" w:rsidP="00BB19A3">
      <w:pPr>
        <w:pStyle w:val="Ln1"/>
        <w:rPr>
          <w:rFonts w:ascii="Segoe UI" w:hAnsi="Segoe UI" w:cs="Segoe UI"/>
        </w:rPr>
      </w:pPr>
      <w:r w:rsidRPr="00EE3C4A">
        <w:rPr>
          <w:rFonts w:ascii="Segoe UI" w:hAnsi="Segoe UI" w:cs="Segoe UI"/>
        </w:rPr>
        <w:t xml:space="preserve">Name the project as </w:t>
      </w:r>
      <w:proofErr w:type="spellStart"/>
      <w:r w:rsidRPr="00EE3C4A">
        <w:rPr>
          <w:rFonts w:ascii="Segoe UI" w:hAnsi="Segoe UI" w:cs="Segoe UI"/>
          <w:b/>
        </w:rPr>
        <w:t>MyShuttle.A</w:t>
      </w:r>
      <w:r w:rsidR="00BB19A3">
        <w:rPr>
          <w:rFonts w:ascii="Segoe UI" w:hAnsi="Segoe UI" w:cs="Segoe UI"/>
          <w:b/>
        </w:rPr>
        <w:t>pi</w:t>
      </w:r>
      <w:proofErr w:type="spellEnd"/>
      <w:r w:rsidRPr="00EE3C4A">
        <w:rPr>
          <w:rFonts w:ascii="Segoe UI" w:hAnsi="Segoe UI" w:cs="Segoe UI"/>
        </w:rPr>
        <w:t xml:space="preserve"> and click </w:t>
      </w:r>
      <w:r w:rsidRPr="00EE3C4A">
        <w:rPr>
          <w:rFonts w:ascii="Segoe UI" w:hAnsi="Segoe UI" w:cs="Segoe UI"/>
          <w:b/>
        </w:rPr>
        <w:t>OK</w:t>
      </w:r>
      <w:r w:rsidRPr="00EE3C4A">
        <w:rPr>
          <w:rFonts w:ascii="Segoe UI" w:hAnsi="Segoe UI" w:cs="Segoe UI"/>
        </w:rPr>
        <w:t>.</w:t>
      </w:r>
    </w:p>
    <w:p w14:paraId="3F091A88" w14:textId="2930EB8D" w:rsidR="00BB19A3" w:rsidRPr="00EE3C4A" w:rsidRDefault="00BB19A3" w:rsidP="00BB19A3">
      <w:pPr>
        <w:pStyle w:val="Ln1"/>
      </w:pPr>
      <w:r>
        <w:lastRenderedPageBreak/>
        <w:t>Select Empty template and select Web API checkbox</w:t>
      </w:r>
      <w:r>
        <w:br/>
      </w:r>
      <w:r w:rsidRPr="00BB19A3">
        <w:rPr>
          <w:rFonts w:ascii="Segoe UI" w:hAnsi="Segoe UI" w:cs="Segoe UI"/>
          <w:noProof/>
        </w:rPr>
        <w:drawing>
          <wp:inline distT="0" distB="0" distL="0" distR="0" wp14:anchorId="54C9429C" wp14:editId="10DC5B5D">
            <wp:extent cx="5486400" cy="4276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276090"/>
                    </a:xfrm>
                    <a:prstGeom prst="rect">
                      <a:avLst/>
                    </a:prstGeom>
                  </pic:spPr>
                </pic:pic>
              </a:graphicData>
            </a:graphic>
          </wp:inline>
        </w:drawing>
      </w:r>
    </w:p>
    <w:p w14:paraId="3D34C8CB" w14:textId="1D0C9EBA" w:rsidR="00A4696E" w:rsidRPr="00EE3C4A" w:rsidRDefault="00A4696E" w:rsidP="00A4696E">
      <w:pPr>
        <w:pStyle w:val="Ln1"/>
        <w:rPr>
          <w:rFonts w:ascii="Segoe UI" w:hAnsi="Segoe UI" w:cs="Segoe UI"/>
        </w:rPr>
      </w:pPr>
      <w:r w:rsidRPr="00EE3C4A">
        <w:rPr>
          <w:rFonts w:ascii="Segoe UI" w:hAnsi="Segoe UI" w:cs="Segoe UI"/>
        </w:rPr>
        <w:t xml:space="preserve">The API project itself will reference our Data and Model projects, so add these as references to the </w:t>
      </w:r>
      <w:proofErr w:type="spellStart"/>
      <w:r w:rsidRPr="00EE3C4A">
        <w:rPr>
          <w:rFonts w:ascii="Segoe UI" w:hAnsi="Segoe UI" w:cs="Segoe UI"/>
        </w:rPr>
        <w:t>MyShuttle.A</w:t>
      </w:r>
      <w:r w:rsidR="00236677">
        <w:rPr>
          <w:rFonts w:ascii="Segoe UI" w:hAnsi="Segoe UI" w:cs="Segoe UI"/>
        </w:rPr>
        <w:t>pi</w:t>
      </w:r>
      <w:proofErr w:type="spellEnd"/>
      <w:r w:rsidRPr="00EE3C4A">
        <w:rPr>
          <w:rFonts w:ascii="Segoe UI" w:hAnsi="Segoe UI" w:cs="Segoe UI"/>
        </w:rPr>
        <w:t xml:space="preserve"> project in the same way:</w:t>
      </w:r>
    </w:p>
    <w:p w14:paraId="2D07EA4A" w14:textId="7D5C015B" w:rsidR="00A4696E" w:rsidRPr="00EE3C4A" w:rsidRDefault="00A4696E" w:rsidP="00A4696E">
      <w:pPr>
        <w:pStyle w:val="Ln1"/>
        <w:numPr>
          <w:ilvl w:val="1"/>
          <w:numId w:val="14"/>
        </w:numPr>
        <w:rPr>
          <w:rFonts w:ascii="Segoe UI" w:hAnsi="Segoe UI" w:cs="Segoe UI"/>
        </w:rPr>
      </w:pPr>
      <w:r w:rsidRPr="00EE3C4A">
        <w:rPr>
          <w:rFonts w:ascii="Segoe UI" w:hAnsi="Segoe UI" w:cs="Segoe UI"/>
        </w:rPr>
        <w:t xml:space="preserve">Right-click </w:t>
      </w:r>
      <w:proofErr w:type="spellStart"/>
      <w:r w:rsidRPr="00EE3C4A">
        <w:rPr>
          <w:rFonts w:ascii="Segoe UI" w:hAnsi="Segoe UI" w:cs="Segoe UI"/>
          <w:b/>
        </w:rPr>
        <w:t>MyShuttle.A</w:t>
      </w:r>
      <w:r w:rsidR="00236677">
        <w:rPr>
          <w:rFonts w:ascii="Segoe UI" w:hAnsi="Segoe UI" w:cs="Segoe UI"/>
          <w:b/>
        </w:rPr>
        <w:t>pi</w:t>
      </w:r>
      <w:proofErr w:type="spellEnd"/>
      <w:r w:rsidRPr="00EE3C4A">
        <w:rPr>
          <w:rFonts w:ascii="Segoe UI" w:hAnsi="Segoe UI" w:cs="Segoe UI"/>
        </w:rPr>
        <w:t xml:space="preserve"> and click </w:t>
      </w:r>
      <w:r w:rsidRPr="00EE3C4A">
        <w:rPr>
          <w:rFonts w:ascii="Segoe UI" w:hAnsi="Segoe UI" w:cs="Segoe UI"/>
          <w:b/>
        </w:rPr>
        <w:t>Add</w:t>
      </w:r>
      <w:r w:rsidRPr="00EE3C4A">
        <w:rPr>
          <w:rFonts w:ascii="Segoe UI" w:hAnsi="Segoe UI" w:cs="Segoe UI"/>
        </w:rPr>
        <w:t xml:space="preserve"> &gt; </w:t>
      </w:r>
      <w:r w:rsidRPr="00EE3C4A">
        <w:rPr>
          <w:rFonts w:ascii="Segoe UI" w:hAnsi="Segoe UI" w:cs="Segoe UI"/>
          <w:b/>
        </w:rPr>
        <w:t>Reference.</w:t>
      </w:r>
    </w:p>
    <w:p w14:paraId="23B3EADB" w14:textId="77777777" w:rsidR="00A4696E" w:rsidRPr="00EE3C4A" w:rsidRDefault="00A4696E" w:rsidP="00A4696E">
      <w:pPr>
        <w:pStyle w:val="Ln1"/>
        <w:numPr>
          <w:ilvl w:val="1"/>
          <w:numId w:val="14"/>
        </w:numPr>
        <w:rPr>
          <w:rFonts w:ascii="Segoe UI" w:hAnsi="Segoe UI" w:cs="Segoe UI"/>
          <w:b/>
        </w:rPr>
      </w:pPr>
      <w:r w:rsidRPr="00EE3C4A">
        <w:rPr>
          <w:rFonts w:ascii="Segoe UI" w:hAnsi="Segoe UI" w:cs="Segoe UI"/>
        </w:rPr>
        <w:t xml:space="preserve">Select </w:t>
      </w:r>
      <w:proofErr w:type="spellStart"/>
      <w:r w:rsidRPr="00EE3C4A">
        <w:rPr>
          <w:rFonts w:ascii="Segoe UI" w:hAnsi="Segoe UI" w:cs="Segoe UI"/>
          <w:b/>
        </w:rPr>
        <w:t>MyShuttle.Data</w:t>
      </w:r>
      <w:proofErr w:type="spellEnd"/>
      <w:r w:rsidRPr="00EE3C4A">
        <w:rPr>
          <w:rFonts w:ascii="Segoe UI" w:hAnsi="Segoe UI" w:cs="Segoe UI"/>
        </w:rPr>
        <w:t xml:space="preserve"> and </w:t>
      </w:r>
      <w:proofErr w:type="spellStart"/>
      <w:r w:rsidRPr="00EE3C4A">
        <w:rPr>
          <w:rFonts w:ascii="Segoe UI" w:hAnsi="Segoe UI" w:cs="Segoe UI"/>
          <w:b/>
        </w:rPr>
        <w:t>MyShuttle.Model</w:t>
      </w:r>
      <w:proofErr w:type="spellEnd"/>
      <w:r w:rsidRPr="00EE3C4A">
        <w:rPr>
          <w:rFonts w:ascii="Segoe UI" w:hAnsi="Segoe UI" w:cs="Segoe UI"/>
        </w:rPr>
        <w:t xml:space="preserve">, and then click </w:t>
      </w:r>
      <w:r w:rsidRPr="00EE3C4A">
        <w:rPr>
          <w:rFonts w:ascii="Segoe UI" w:hAnsi="Segoe UI" w:cs="Segoe UI"/>
          <w:b/>
        </w:rPr>
        <w:t>OK.</w:t>
      </w:r>
    </w:p>
    <w:p w14:paraId="4845A275" w14:textId="68F67ADB" w:rsidR="00A4696E" w:rsidRPr="00EE3C4A" w:rsidRDefault="00A4696E" w:rsidP="00A4696E">
      <w:pPr>
        <w:pStyle w:val="Ln1"/>
        <w:rPr>
          <w:rFonts w:ascii="Segoe UI" w:hAnsi="Segoe UI" w:cs="Segoe UI"/>
        </w:rPr>
      </w:pPr>
      <w:r w:rsidRPr="00EE3C4A">
        <w:rPr>
          <w:rFonts w:ascii="Segoe UI" w:hAnsi="Segoe UI" w:cs="Segoe UI"/>
        </w:rPr>
        <w:t xml:space="preserve">Add the structure for the API source files. Add three folders to the </w:t>
      </w:r>
      <w:proofErr w:type="spellStart"/>
      <w:r w:rsidRPr="00EE3C4A">
        <w:rPr>
          <w:rFonts w:ascii="Segoe UI" w:hAnsi="Segoe UI" w:cs="Segoe UI"/>
          <w:b/>
        </w:rPr>
        <w:t>MyShuttle.</w:t>
      </w:r>
      <w:r w:rsidR="00236677">
        <w:rPr>
          <w:rFonts w:ascii="Segoe UI" w:hAnsi="Segoe UI" w:cs="Segoe UI"/>
          <w:b/>
        </w:rPr>
        <w:t>Api</w:t>
      </w:r>
      <w:proofErr w:type="spellEnd"/>
      <w:r w:rsidRPr="00EE3C4A">
        <w:rPr>
          <w:rFonts w:ascii="Segoe UI" w:hAnsi="Segoe UI" w:cs="Segoe UI"/>
        </w:rPr>
        <w:t xml:space="preserve"> project (Right-click </w:t>
      </w:r>
      <w:r w:rsidRPr="00EE3C4A">
        <w:rPr>
          <w:rFonts w:ascii="Segoe UI" w:hAnsi="Segoe UI" w:cs="Segoe UI"/>
          <w:b/>
        </w:rPr>
        <w:t>Project</w:t>
      </w:r>
      <w:r w:rsidRPr="00EE3C4A">
        <w:rPr>
          <w:rFonts w:ascii="Segoe UI" w:hAnsi="Segoe UI" w:cs="Segoe UI"/>
        </w:rPr>
        <w:t xml:space="preserve">, and click </w:t>
      </w:r>
      <w:r w:rsidRPr="00EE3C4A">
        <w:rPr>
          <w:rFonts w:ascii="Segoe UI" w:hAnsi="Segoe UI" w:cs="Segoe UI"/>
          <w:b/>
        </w:rPr>
        <w:t>Add</w:t>
      </w:r>
      <w:r w:rsidRPr="00EE3C4A">
        <w:rPr>
          <w:rFonts w:ascii="Segoe UI" w:hAnsi="Segoe UI" w:cs="Segoe UI"/>
        </w:rPr>
        <w:t xml:space="preserve"> &gt; </w:t>
      </w:r>
      <w:r w:rsidRPr="00EE3C4A">
        <w:rPr>
          <w:rFonts w:ascii="Segoe UI" w:hAnsi="Segoe UI" w:cs="Segoe UI"/>
          <w:b/>
        </w:rPr>
        <w:t>New Folder</w:t>
      </w:r>
      <w:r w:rsidRPr="00EE3C4A">
        <w:rPr>
          <w:rFonts w:ascii="Segoe UI" w:hAnsi="Segoe UI" w:cs="Segoe UI"/>
        </w:rPr>
        <w:t>), called:</w:t>
      </w:r>
    </w:p>
    <w:p w14:paraId="7E7F9BEB" w14:textId="3A5A169B" w:rsidR="00A4696E" w:rsidRPr="00EE3C4A" w:rsidRDefault="00A4696E" w:rsidP="00A4696E">
      <w:pPr>
        <w:pStyle w:val="Ln1"/>
        <w:numPr>
          <w:ilvl w:val="1"/>
          <w:numId w:val="14"/>
        </w:numPr>
        <w:rPr>
          <w:rFonts w:ascii="Segoe UI" w:hAnsi="Segoe UI" w:cs="Segoe UI"/>
        </w:rPr>
      </w:pPr>
      <w:r w:rsidRPr="00EE3C4A">
        <w:rPr>
          <w:rFonts w:ascii="Segoe UI" w:hAnsi="Segoe UI" w:cs="Segoe UI"/>
        </w:rPr>
        <w:t>Constant</w:t>
      </w:r>
      <w:r w:rsidR="00236677">
        <w:rPr>
          <w:rFonts w:ascii="Segoe UI" w:hAnsi="Segoe UI" w:cs="Segoe UI"/>
        </w:rPr>
        <w:br/>
      </w:r>
      <w:r w:rsidRPr="00EE3C4A">
        <w:rPr>
          <w:rFonts w:ascii="Segoe UI" w:hAnsi="Segoe UI" w:cs="Segoe UI"/>
        </w:rPr>
        <w:t>(for configuration files)</w:t>
      </w:r>
    </w:p>
    <w:p w14:paraId="008D90FE" w14:textId="7EE3C544" w:rsidR="00A4696E" w:rsidRDefault="00A4696E" w:rsidP="00A4696E">
      <w:pPr>
        <w:pStyle w:val="Ln1"/>
        <w:numPr>
          <w:ilvl w:val="1"/>
          <w:numId w:val="14"/>
        </w:numPr>
        <w:rPr>
          <w:rFonts w:ascii="Segoe UI" w:hAnsi="Segoe UI" w:cs="Segoe UI"/>
        </w:rPr>
      </w:pPr>
      <w:r w:rsidRPr="00EE3C4A">
        <w:rPr>
          <w:rFonts w:ascii="Segoe UI" w:hAnsi="Segoe UI" w:cs="Segoe UI"/>
        </w:rPr>
        <w:t>Filters</w:t>
      </w:r>
      <w:r w:rsidR="00236677">
        <w:rPr>
          <w:rFonts w:ascii="Segoe UI" w:hAnsi="Segoe UI" w:cs="Segoe UI"/>
        </w:rPr>
        <w:br/>
      </w:r>
      <w:r w:rsidRPr="00EE3C4A">
        <w:rPr>
          <w:rFonts w:ascii="Segoe UI" w:hAnsi="Segoe UI" w:cs="Segoe UI"/>
        </w:rPr>
        <w:t>(where we will store all our Http Filter classes)</w:t>
      </w:r>
    </w:p>
    <w:p w14:paraId="0313CFEC" w14:textId="14025A01" w:rsidR="00236677" w:rsidRDefault="00236677" w:rsidP="00236677">
      <w:pPr>
        <w:pStyle w:val="Ln1"/>
        <w:numPr>
          <w:ilvl w:val="1"/>
          <w:numId w:val="14"/>
        </w:numPr>
        <w:rPr>
          <w:rFonts w:ascii="Segoe UI" w:hAnsi="Segoe UI" w:cs="Segoe UI"/>
        </w:rPr>
      </w:pPr>
      <w:proofErr w:type="spellStart"/>
      <w:r w:rsidRPr="00236677">
        <w:rPr>
          <w:rFonts w:ascii="Segoe UI" w:hAnsi="Segoe UI" w:cs="Segoe UI"/>
        </w:rPr>
        <w:t>ServiceContainer</w:t>
      </w:r>
      <w:proofErr w:type="spellEnd"/>
      <w:r>
        <w:rPr>
          <w:rFonts w:ascii="Segoe UI" w:hAnsi="Segoe UI" w:cs="Segoe UI"/>
        </w:rPr>
        <w:br/>
        <w:t xml:space="preserve">(where we will create the </w:t>
      </w:r>
      <w:proofErr w:type="spellStart"/>
      <w:r>
        <w:rPr>
          <w:rFonts w:ascii="Segoe UI" w:hAnsi="Segoe UI" w:cs="Segoe UI"/>
        </w:rPr>
        <w:t>IoC</w:t>
      </w:r>
      <w:proofErr w:type="spellEnd"/>
      <w:r>
        <w:rPr>
          <w:rFonts w:ascii="Segoe UI" w:hAnsi="Segoe UI" w:cs="Segoe UI"/>
        </w:rPr>
        <w:t xml:space="preserve"> container and </w:t>
      </w:r>
      <w:proofErr w:type="spellStart"/>
      <w:r>
        <w:rPr>
          <w:rFonts w:ascii="Segoe UI" w:hAnsi="Segoe UI" w:cs="Segoe UI"/>
        </w:rPr>
        <w:t>DependancyResolver</w:t>
      </w:r>
      <w:proofErr w:type="spellEnd"/>
      <w:r>
        <w:rPr>
          <w:rFonts w:ascii="Segoe UI" w:hAnsi="Segoe UI" w:cs="Segoe UI"/>
        </w:rPr>
        <w:t>)</w:t>
      </w:r>
    </w:p>
    <w:p w14:paraId="394383D3" w14:textId="7C43608F" w:rsidR="002F733C" w:rsidRDefault="002F733C" w:rsidP="002F733C">
      <w:pPr>
        <w:pStyle w:val="Ln1"/>
      </w:pPr>
      <w:r>
        <w:lastRenderedPageBreak/>
        <w:t xml:space="preserve">We need to add </w:t>
      </w:r>
      <w:proofErr w:type="spellStart"/>
      <w:r w:rsidRPr="002F733C">
        <w:rPr>
          <w:b/>
          <w:bCs/>
        </w:rPr>
        <w:t>AppDependencyResolver</w:t>
      </w:r>
      <w:proofErr w:type="spellEnd"/>
      <w:r>
        <w:t xml:space="preserve"> and  </w:t>
      </w:r>
      <w:proofErr w:type="spellStart"/>
      <w:r w:rsidRPr="002F733C">
        <w:rPr>
          <w:b/>
          <w:bCs/>
        </w:rPr>
        <w:t>AppServiceContainer</w:t>
      </w:r>
      <w:proofErr w:type="spellEnd"/>
      <w:r>
        <w:t xml:space="preserve"> to the </w:t>
      </w:r>
      <w:proofErr w:type="spellStart"/>
      <w:r>
        <w:t>ServiceContainer</w:t>
      </w:r>
      <w:proofErr w:type="spellEnd"/>
      <w:r>
        <w:t xml:space="preserve"> folder:</w:t>
      </w:r>
    </w:p>
    <w:p w14:paraId="48733F83" w14:textId="37615C0F" w:rsidR="002F733C" w:rsidRPr="00EE3C4A" w:rsidRDefault="002F733C" w:rsidP="002F733C">
      <w:pPr>
        <w:pStyle w:val="Ln1"/>
        <w:numPr>
          <w:ilvl w:val="1"/>
          <w:numId w:val="14"/>
        </w:numPr>
      </w:pPr>
      <w:r w:rsidRPr="00EE3C4A">
        <w:t xml:space="preserve">Right-click </w:t>
      </w:r>
      <w:proofErr w:type="spellStart"/>
      <w:r w:rsidRPr="002F733C">
        <w:t>ServiceContainer</w:t>
      </w:r>
      <w:proofErr w:type="spellEnd"/>
      <w:r>
        <w:t xml:space="preserve"> </w:t>
      </w:r>
      <w:r w:rsidRPr="00EE3C4A">
        <w:t>and click Add &gt; Existing Item…</w:t>
      </w:r>
    </w:p>
    <w:p w14:paraId="085857C4" w14:textId="326FAAE4" w:rsidR="002F733C" w:rsidRPr="00EE3C4A" w:rsidRDefault="002F733C" w:rsidP="002F733C">
      <w:pPr>
        <w:pStyle w:val="Ln1"/>
        <w:numPr>
          <w:ilvl w:val="1"/>
          <w:numId w:val="14"/>
        </w:numPr>
      </w:pPr>
      <w:r w:rsidRPr="00EE3C4A">
        <w:t xml:space="preserve">Browse to the </w:t>
      </w:r>
      <w:proofErr w:type="spellStart"/>
      <w:r w:rsidRPr="002F733C">
        <w:t>ServiceContainer</w:t>
      </w:r>
      <w:proofErr w:type="spellEnd"/>
      <w:r w:rsidRPr="00EE3C4A">
        <w:t xml:space="preserve"> folder in assets (assets/</w:t>
      </w:r>
      <w:proofErr w:type="spellStart"/>
      <w:r w:rsidRPr="00EE3C4A">
        <w:t>MyShuttle.A</w:t>
      </w:r>
      <w:r>
        <w:t>pi</w:t>
      </w:r>
      <w:proofErr w:type="spellEnd"/>
      <w:r w:rsidRPr="00EE3C4A">
        <w:t>/</w:t>
      </w:r>
      <w:proofErr w:type="spellStart"/>
      <w:r w:rsidRPr="002F733C">
        <w:t>ServiceContainer</w:t>
      </w:r>
      <w:proofErr w:type="spellEnd"/>
      <w:r w:rsidRPr="00EE3C4A">
        <w:t>)</w:t>
      </w:r>
    </w:p>
    <w:p w14:paraId="402B9F25" w14:textId="1711E478" w:rsidR="002F733C" w:rsidRDefault="002F733C" w:rsidP="002F733C">
      <w:pPr>
        <w:pStyle w:val="Ln1"/>
        <w:numPr>
          <w:ilvl w:val="1"/>
          <w:numId w:val="14"/>
        </w:numPr>
      </w:pPr>
      <w:r w:rsidRPr="00EE3C4A">
        <w:t xml:space="preserve">Select </w:t>
      </w:r>
      <w:proofErr w:type="spellStart"/>
      <w:r w:rsidRPr="002F733C">
        <w:t>AppDependencyResolver.cs</w:t>
      </w:r>
      <w:proofErr w:type="spellEnd"/>
      <w:r>
        <w:t xml:space="preserve"> and </w:t>
      </w:r>
      <w:proofErr w:type="spellStart"/>
      <w:r w:rsidRPr="002F733C">
        <w:t>AppServiceContainer.cs</w:t>
      </w:r>
      <w:proofErr w:type="spellEnd"/>
      <w:r>
        <w:t xml:space="preserve"> then</w:t>
      </w:r>
      <w:r w:rsidRPr="00EE3C4A">
        <w:t xml:space="preserve"> click Add.</w:t>
      </w:r>
    </w:p>
    <w:p w14:paraId="1C4A71F7" w14:textId="15B9B909" w:rsidR="00D75132" w:rsidRDefault="00D75132" w:rsidP="00D75132">
      <w:pPr>
        <w:pStyle w:val="Ln1"/>
      </w:pPr>
      <w:r>
        <w:t xml:space="preserve">To register our </w:t>
      </w:r>
      <w:proofErr w:type="spellStart"/>
      <w:r>
        <w:t>IoC</w:t>
      </w:r>
      <w:proofErr w:type="spellEnd"/>
      <w:r>
        <w:t xml:space="preserve"> container to be used as a dependency resolver we need to a</w:t>
      </w:r>
      <w:r w:rsidRPr="00D75132">
        <w:t xml:space="preserve">dd the following code to </w:t>
      </w:r>
      <w:proofErr w:type="spellStart"/>
      <w:r w:rsidRPr="00D75132">
        <w:rPr>
          <w:b/>
          <w:bCs/>
        </w:rPr>
        <w:t>Global.asax</w:t>
      </w:r>
      <w:proofErr w:type="spellEnd"/>
      <w:r w:rsidRPr="00D75132">
        <w:t xml:space="preserve"> code behind in </w:t>
      </w:r>
      <w:proofErr w:type="spellStart"/>
      <w:r w:rsidRPr="00D75132">
        <w:t>Application_Start</w:t>
      </w:r>
      <w:proofErr w:type="spellEnd"/>
      <w:r w:rsidRPr="00D75132">
        <w:t>() event</w:t>
      </w:r>
      <w:r>
        <w:t xml:space="preserve"> before line “</w:t>
      </w:r>
      <w:proofErr w:type="spellStart"/>
      <w:r w:rsidRPr="00D75132">
        <w:rPr>
          <w:rFonts w:ascii="Consolas" w:hAnsi="Consolas" w:cs="Segoe UI"/>
        </w:rPr>
        <w:t>GlobalConfiguration.Configure</w:t>
      </w:r>
      <w:proofErr w:type="spellEnd"/>
      <w:r w:rsidRPr="00D75132">
        <w:rPr>
          <w:rFonts w:ascii="Consolas" w:hAnsi="Consolas" w:cs="Segoe UI"/>
        </w:rPr>
        <w:t>(</w:t>
      </w:r>
      <w:proofErr w:type="spellStart"/>
      <w:r w:rsidRPr="00D75132">
        <w:rPr>
          <w:rFonts w:ascii="Consolas" w:hAnsi="Consolas" w:cs="Segoe UI"/>
        </w:rPr>
        <w:t>WebApiConfig.Register</w:t>
      </w:r>
      <w:proofErr w:type="spellEnd"/>
      <w:r w:rsidRPr="00D75132">
        <w:rPr>
          <w:rFonts w:ascii="Consolas" w:hAnsi="Consolas" w:cs="Segoe UI"/>
        </w:rPr>
        <w:t>);</w:t>
      </w:r>
      <w:r>
        <w:t>”</w:t>
      </w:r>
      <w:r w:rsidRPr="00D75132">
        <w:t>:</w:t>
      </w:r>
    </w:p>
    <w:p w14:paraId="5B38498B" w14:textId="1B4EC294" w:rsidR="00D75132" w:rsidRDefault="00D75132" w:rsidP="00D75132">
      <w:pPr>
        <w:pStyle w:val="Code"/>
        <w:ind w:left="1080"/>
      </w:pPr>
      <w:proofErr w:type="spellStart"/>
      <w:r>
        <w:t>var</w:t>
      </w:r>
      <w:proofErr w:type="spellEnd"/>
      <w:r>
        <w:t xml:space="preserve"> container = new </w:t>
      </w:r>
      <w:proofErr w:type="spellStart"/>
      <w:r>
        <w:t>AppServiceContainer</w:t>
      </w:r>
      <w:proofErr w:type="spellEnd"/>
      <w:r>
        <w:t>();</w:t>
      </w:r>
    </w:p>
    <w:p w14:paraId="196A52CF" w14:textId="77777777" w:rsidR="00D75132" w:rsidRDefault="00D75132" w:rsidP="00D75132">
      <w:pPr>
        <w:pStyle w:val="Code"/>
        <w:ind w:left="1080"/>
      </w:pPr>
      <w:proofErr w:type="spellStart"/>
      <w:r>
        <w:t>container.AddService</w:t>
      </w:r>
      <w:proofErr w:type="spellEnd"/>
      <w:r>
        <w:t>&lt;</w:t>
      </w:r>
      <w:proofErr w:type="spellStart"/>
      <w:r>
        <w:t>IDriverRepository</w:t>
      </w:r>
      <w:proofErr w:type="spellEnd"/>
      <w:r>
        <w:t xml:space="preserve">, </w:t>
      </w:r>
      <w:proofErr w:type="spellStart"/>
      <w:r>
        <w:t>DriverRepository</w:t>
      </w:r>
      <w:proofErr w:type="spellEnd"/>
      <w:r>
        <w:t>&gt;();</w:t>
      </w:r>
    </w:p>
    <w:p w14:paraId="1EF78599" w14:textId="77777777" w:rsidR="00D75132" w:rsidRDefault="00D75132" w:rsidP="00D75132">
      <w:pPr>
        <w:pStyle w:val="Code"/>
        <w:ind w:left="1080"/>
      </w:pPr>
      <w:proofErr w:type="spellStart"/>
      <w:r>
        <w:t>container.AddService</w:t>
      </w:r>
      <w:proofErr w:type="spellEnd"/>
      <w:r>
        <w:t>&lt;</w:t>
      </w:r>
      <w:proofErr w:type="spellStart"/>
      <w:r>
        <w:t>IVehicleRepository</w:t>
      </w:r>
      <w:proofErr w:type="spellEnd"/>
      <w:r>
        <w:t xml:space="preserve">, </w:t>
      </w:r>
      <w:proofErr w:type="spellStart"/>
      <w:r>
        <w:t>VehicleRepository</w:t>
      </w:r>
      <w:proofErr w:type="spellEnd"/>
      <w:r>
        <w:t>&gt;();</w:t>
      </w:r>
    </w:p>
    <w:p w14:paraId="18CD137A" w14:textId="77777777" w:rsidR="00D75132" w:rsidRDefault="00D75132" w:rsidP="00D75132">
      <w:pPr>
        <w:pStyle w:val="Code"/>
        <w:ind w:left="1080"/>
      </w:pPr>
      <w:proofErr w:type="spellStart"/>
      <w:r>
        <w:t>container.AddService</w:t>
      </w:r>
      <w:proofErr w:type="spellEnd"/>
      <w:r>
        <w:t>&lt;</w:t>
      </w:r>
      <w:proofErr w:type="spellStart"/>
      <w:r>
        <w:t>ICarrierRepository</w:t>
      </w:r>
      <w:proofErr w:type="spellEnd"/>
      <w:r>
        <w:t xml:space="preserve">, </w:t>
      </w:r>
      <w:proofErr w:type="spellStart"/>
      <w:r>
        <w:t>CarrierRepository</w:t>
      </w:r>
      <w:proofErr w:type="spellEnd"/>
      <w:r>
        <w:t>&gt;();</w:t>
      </w:r>
    </w:p>
    <w:p w14:paraId="0E710172" w14:textId="77777777" w:rsidR="00D75132" w:rsidRDefault="00D75132" w:rsidP="00D75132">
      <w:pPr>
        <w:pStyle w:val="Code"/>
        <w:ind w:left="1080"/>
      </w:pPr>
      <w:proofErr w:type="spellStart"/>
      <w:r>
        <w:t>container.AddService</w:t>
      </w:r>
      <w:proofErr w:type="spellEnd"/>
      <w:r>
        <w:t>&lt;</w:t>
      </w:r>
      <w:proofErr w:type="spellStart"/>
      <w:r>
        <w:t>IRidesRepository</w:t>
      </w:r>
      <w:proofErr w:type="spellEnd"/>
      <w:r>
        <w:t xml:space="preserve">, </w:t>
      </w:r>
      <w:proofErr w:type="spellStart"/>
      <w:r>
        <w:t>RidesRepository</w:t>
      </w:r>
      <w:proofErr w:type="spellEnd"/>
      <w:r>
        <w:t>&gt;();</w:t>
      </w:r>
    </w:p>
    <w:p w14:paraId="5B38F3E1" w14:textId="205128E4" w:rsidR="00D75132" w:rsidRDefault="00D75132" w:rsidP="00D75132">
      <w:pPr>
        <w:pStyle w:val="Code"/>
        <w:ind w:left="1080"/>
        <w:rPr>
          <w:rFonts w:ascii="Segoe UI" w:hAnsi="Segoe UI" w:cs="Segoe UI"/>
        </w:rPr>
      </w:pPr>
      <w:proofErr w:type="spellStart"/>
      <w:r>
        <w:t>GlobalConfiguration.Configuration.DependencyResolver</w:t>
      </w:r>
      <w:proofErr w:type="spellEnd"/>
      <w:r>
        <w:t xml:space="preserve"> = new </w:t>
      </w:r>
      <w:proofErr w:type="spellStart"/>
      <w:r>
        <w:t>AppDependencyResolver</w:t>
      </w:r>
      <w:proofErr w:type="spellEnd"/>
      <w:r>
        <w:t>(container);</w:t>
      </w:r>
    </w:p>
    <w:p w14:paraId="0D4995A8" w14:textId="1F639DB7" w:rsidR="00D75132" w:rsidRDefault="00D75132" w:rsidP="00D75132">
      <w:pPr>
        <w:pStyle w:val="Ln1"/>
        <w:rPr>
          <w:rFonts w:ascii="Segoe UI" w:hAnsi="Segoe UI" w:cs="Segoe UI"/>
        </w:rPr>
      </w:pPr>
      <w:r>
        <w:rPr>
          <w:rFonts w:ascii="Segoe UI" w:hAnsi="Segoe UI" w:cs="Segoe UI"/>
        </w:rPr>
        <w:t xml:space="preserve">Add the following namespaces to the using block in </w:t>
      </w:r>
      <w:proofErr w:type="spellStart"/>
      <w:r w:rsidRPr="00D75132">
        <w:rPr>
          <w:rFonts w:ascii="Segoe UI" w:hAnsi="Segoe UI" w:cs="Segoe UI"/>
          <w:b/>
          <w:bCs/>
        </w:rPr>
        <w:t>Global.asax</w:t>
      </w:r>
      <w:proofErr w:type="spellEnd"/>
      <w:r>
        <w:rPr>
          <w:rFonts w:ascii="Segoe UI" w:hAnsi="Segoe UI" w:cs="Segoe UI"/>
        </w:rPr>
        <w:t xml:space="preserve"> code behind:</w:t>
      </w:r>
    </w:p>
    <w:p w14:paraId="12FA0BDC" w14:textId="77777777" w:rsidR="00D75132" w:rsidRPr="00D75132" w:rsidRDefault="00D75132" w:rsidP="00D75132">
      <w:pPr>
        <w:pStyle w:val="Code"/>
        <w:ind w:left="1080"/>
        <w:rPr>
          <w:rFonts w:ascii="Segoe UI" w:hAnsi="Segoe UI" w:cs="Segoe UI"/>
        </w:rPr>
      </w:pPr>
      <w:r w:rsidRPr="00D75132">
        <w:rPr>
          <w:rFonts w:ascii="Segoe UI" w:hAnsi="Segoe UI" w:cs="Segoe UI"/>
        </w:rPr>
        <w:t xml:space="preserve">using </w:t>
      </w:r>
      <w:proofErr w:type="spellStart"/>
      <w:r w:rsidRPr="00D75132">
        <w:rPr>
          <w:rFonts w:ascii="Segoe UI" w:hAnsi="Segoe UI" w:cs="Segoe UI"/>
        </w:rPr>
        <w:t>MyShuttle.Api.ServiceContainer</w:t>
      </w:r>
      <w:proofErr w:type="spellEnd"/>
      <w:r w:rsidRPr="00D75132">
        <w:rPr>
          <w:rFonts w:ascii="Segoe UI" w:hAnsi="Segoe UI" w:cs="Segoe UI"/>
        </w:rPr>
        <w:t>;</w:t>
      </w:r>
    </w:p>
    <w:p w14:paraId="210C005F" w14:textId="1DA5A049" w:rsidR="00D75132" w:rsidRDefault="00D75132" w:rsidP="00D75132">
      <w:pPr>
        <w:pStyle w:val="Code"/>
        <w:ind w:left="1080"/>
        <w:rPr>
          <w:rFonts w:ascii="Segoe UI" w:hAnsi="Segoe UI" w:cs="Segoe UI"/>
        </w:rPr>
      </w:pPr>
      <w:r w:rsidRPr="00D75132">
        <w:rPr>
          <w:rFonts w:ascii="Segoe UI" w:hAnsi="Segoe UI" w:cs="Segoe UI"/>
        </w:rPr>
        <w:t xml:space="preserve">using </w:t>
      </w:r>
      <w:proofErr w:type="spellStart"/>
      <w:r w:rsidRPr="00D75132">
        <w:rPr>
          <w:rFonts w:ascii="Segoe UI" w:hAnsi="Segoe UI" w:cs="Segoe UI"/>
        </w:rPr>
        <w:t>MyShuttle.Data</w:t>
      </w:r>
      <w:proofErr w:type="spellEnd"/>
      <w:r w:rsidRPr="00D75132">
        <w:rPr>
          <w:rFonts w:ascii="Segoe UI" w:hAnsi="Segoe UI" w:cs="Segoe UI"/>
        </w:rPr>
        <w:t>;</w:t>
      </w:r>
    </w:p>
    <w:p w14:paraId="3E4A96B6" w14:textId="1C470C6F" w:rsidR="00257AEA" w:rsidRDefault="00257AEA" w:rsidP="0082038E">
      <w:pPr>
        <w:pStyle w:val="Ln1"/>
        <w:rPr>
          <w:ins w:id="8" w:author="Mourad Erradi" w:date="2017-04-26T20:30:00Z"/>
        </w:rPr>
      </w:pPr>
      <w:ins w:id="9" w:author="Mourad Erradi" w:date="2017-04-26T20:29:00Z">
        <w:r>
          <w:t>add</w:t>
        </w:r>
      </w:ins>
      <w:ins w:id="10" w:author="Mourad Erradi" w:date="2017-04-26T20:30:00Z">
        <w:r>
          <w:t>ing</w:t>
        </w:r>
      </w:ins>
      <w:ins w:id="11" w:author="Mourad Erradi" w:date="2017-04-26T20:29:00Z">
        <w:r>
          <w:t xml:space="preserve"> </w:t>
        </w:r>
      </w:ins>
      <w:ins w:id="12" w:author="Mourad Erradi" w:date="2017-04-26T20:30:00Z">
        <w:r>
          <w:t xml:space="preserve">the </w:t>
        </w:r>
      </w:ins>
      <w:ins w:id="13" w:author="Mourad Erradi" w:date="2017-04-26T20:29:00Z">
        <w:r>
          <w:t xml:space="preserve">Entity </w:t>
        </w:r>
      </w:ins>
      <w:ins w:id="14" w:author="Mourad Erradi" w:date="2017-04-26T20:30:00Z">
        <w:r>
          <w:t>F</w:t>
        </w:r>
      </w:ins>
      <w:ins w:id="15" w:author="Mourad Erradi" w:date="2017-04-26T20:29:00Z">
        <w:r>
          <w:t xml:space="preserve">ramework package to our </w:t>
        </w:r>
      </w:ins>
      <w:ins w:id="16" w:author="Mourad Erradi" w:date="2017-04-26T20:32:00Z">
        <w:r>
          <w:t>project:</w:t>
        </w:r>
      </w:ins>
    </w:p>
    <w:p w14:paraId="5D207E74" w14:textId="3887D736" w:rsidR="00F101CE" w:rsidRDefault="00257AEA" w:rsidP="00257AEA">
      <w:pPr>
        <w:pStyle w:val="Ln1"/>
        <w:numPr>
          <w:ilvl w:val="1"/>
          <w:numId w:val="14"/>
        </w:numPr>
        <w:rPr>
          <w:ins w:id="17" w:author="Mourad Erradi" w:date="2017-04-26T20:44:00Z"/>
        </w:rPr>
        <w:pPrChange w:id="18" w:author="Mourad Erradi" w:date="2017-04-26T20:30:00Z">
          <w:pPr>
            <w:pStyle w:val="Ln1"/>
          </w:pPr>
        </w:pPrChange>
      </w:pPr>
      <w:ins w:id="19" w:author="Mourad Erradi" w:date="2017-04-26T20:29:00Z">
        <w:r>
          <w:t xml:space="preserve"> </w:t>
        </w:r>
      </w:ins>
      <w:ins w:id="20" w:author="Mourad Erradi" w:date="2017-04-26T20:31:00Z">
        <w:r w:rsidRPr="00EE3C4A">
          <w:rPr>
            <w:rFonts w:ascii="Segoe UI" w:hAnsi="Segoe UI" w:cs="Segoe UI"/>
          </w:rPr>
          <w:t xml:space="preserve">Right-click </w:t>
        </w:r>
        <w:proofErr w:type="spellStart"/>
        <w:r w:rsidRPr="00EE3C4A">
          <w:rPr>
            <w:rFonts w:ascii="Segoe UI" w:hAnsi="Segoe UI" w:cs="Segoe UI"/>
            <w:b/>
          </w:rPr>
          <w:t>MyShuttle.A</w:t>
        </w:r>
        <w:r>
          <w:rPr>
            <w:rFonts w:ascii="Segoe UI" w:hAnsi="Segoe UI" w:cs="Segoe UI"/>
            <w:b/>
          </w:rPr>
          <w:t>pi</w:t>
        </w:r>
        <w:proofErr w:type="spellEnd"/>
        <w:r>
          <w:rPr>
            <w:rFonts w:ascii="Segoe UI" w:hAnsi="Segoe UI" w:cs="Segoe UI"/>
            <w:b/>
          </w:rPr>
          <w:t xml:space="preserve"> </w:t>
        </w:r>
      </w:ins>
      <w:ins w:id="21" w:author="Mourad Erradi" w:date="2017-04-26T20:32:00Z">
        <w:r w:rsidRPr="00257AEA">
          <w:rPr>
            <w:rPrChange w:id="22" w:author="Mourad Erradi" w:date="2017-04-26T20:32:00Z">
              <w:rPr>
                <w:rFonts w:ascii="Segoe UI" w:hAnsi="Segoe UI" w:cs="Segoe UI"/>
                <w:b/>
              </w:rPr>
            </w:rPrChange>
          </w:rPr>
          <w:t>and select</w:t>
        </w:r>
        <w:r>
          <w:rPr>
            <w:rFonts w:ascii="Segoe UI" w:hAnsi="Segoe UI" w:cs="Segoe UI"/>
            <w:b/>
          </w:rPr>
          <w:t xml:space="preserve"> </w:t>
        </w:r>
        <w:r w:rsidRPr="00257AEA">
          <w:rPr>
            <w:rPrChange w:id="23" w:author="Mourad Erradi" w:date="2017-04-26T20:32:00Z">
              <w:rPr>
                <w:rFonts w:ascii="Segoe UI" w:hAnsi="Segoe UI" w:cs="Segoe UI"/>
                <w:b/>
              </w:rPr>
            </w:rPrChange>
          </w:rPr>
          <w:t xml:space="preserve">Manage </w:t>
        </w:r>
        <w:proofErr w:type="spellStart"/>
        <w:r w:rsidRPr="00257AEA">
          <w:rPr>
            <w:rPrChange w:id="24" w:author="Mourad Erradi" w:date="2017-04-26T20:32:00Z">
              <w:rPr>
                <w:rFonts w:ascii="Segoe UI" w:hAnsi="Segoe UI" w:cs="Segoe UI"/>
                <w:b/>
              </w:rPr>
            </w:rPrChange>
          </w:rPr>
          <w:t>Nuget</w:t>
        </w:r>
        <w:proofErr w:type="spellEnd"/>
        <w:r w:rsidRPr="00257AEA">
          <w:rPr>
            <w:rPrChange w:id="25" w:author="Mourad Erradi" w:date="2017-04-26T20:32:00Z">
              <w:rPr>
                <w:rFonts w:ascii="Segoe UI" w:hAnsi="Segoe UI" w:cs="Segoe UI"/>
                <w:b/>
              </w:rPr>
            </w:rPrChange>
          </w:rPr>
          <w:t xml:space="preserve"> P</w:t>
        </w:r>
        <w:bookmarkStart w:id="26" w:name="_GoBack"/>
        <w:bookmarkEnd w:id="26"/>
        <w:r w:rsidRPr="00257AEA">
          <w:rPr>
            <w:rPrChange w:id="27" w:author="Mourad Erradi" w:date="2017-04-26T20:32:00Z">
              <w:rPr>
                <w:rFonts w:ascii="Segoe UI" w:hAnsi="Segoe UI" w:cs="Segoe UI"/>
                <w:b/>
              </w:rPr>
            </w:rPrChange>
          </w:rPr>
          <w:t>ackages</w:t>
        </w:r>
      </w:ins>
      <w:ins w:id="28" w:author="Mourad Erradi" w:date="2017-04-26T20:43:00Z">
        <w:r w:rsidR="002B7051">
          <w:t>, Select Entity Framework and Click install</w:t>
        </w:r>
      </w:ins>
      <w:ins w:id="29" w:author="Mourad Erradi" w:date="2017-04-26T20:44:00Z">
        <w:r w:rsidR="002B7051">
          <w:t>.</w:t>
        </w:r>
      </w:ins>
    </w:p>
    <w:p w14:paraId="4E581406" w14:textId="3F149ED3" w:rsidR="002B7051" w:rsidRDefault="002B7051" w:rsidP="00257AEA">
      <w:pPr>
        <w:pStyle w:val="Ln1"/>
        <w:numPr>
          <w:ilvl w:val="1"/>
          <w:numId w:val="14"/>
        </w:numPr>
        <w:rPr>
          <w:ins w:id="30" w:author="Mourad Erradi" w:date="2017-04-26T20:45:00Z"/>
        </w:rPr>
        <w:pPrChange w:id="31" w:author="Mourad Erradi" w:date="2017-04-26T20:30:00Z">
          <w:pPr>
            <w:pStyle w:val="Ln1"/>
          </w:pPr>
        </w:pPrChange>
      </w:pPr>
      <w:ins w:id="32" w:author="Mourad Erradi" w:date="2017-04-26T20:44:00Z">
        <w:r>
          <w:t xml:space="preserve">Go to </w:t>
        </w:r>
        <w:proofErr w:type="spellStart"/>
        <w:r>
          <w:t>web.config</w:t>
        </w:r>
        <w:proofErr w:type="spellEnd"/>
        <w:r>
          <w:t xml:space="preserve"> and add the code below inside the configuration Tag:</w:t>
        </w:r>
      </w:ins>
    </w:p>
    <w:p w14:paraId="1FB41F24" w14:textId="77777777" w:rsidR="002B7051" w:rsidRDefault="002B7051" w:rsidP="002B7051">
      <w:pPr>
        <w:pStyle w:val="Code"/>
        <w:ind w:left="1080"/>
        <w:rPr>
          <w:ins w:id="33" w:author="Mourad Erradi" w:date="2017-04-26T20:46:00Z"/>
          <w:color w:val="000000"/>
        </w:rPr>
        <w:pPrChange w:id="34" w:author="Mourad Erradi" w:date="2017-04-26T20:47:00Z">
          <w:pPr>
            <w:pStyle w:val="Ln1"/>
          </w:pPr>
        </w:pPrChange>
      </w:pPr>
      <w:ins w:id="35" w:author="Mourad Erradi" w:date="2017-04-26T20:46:00Z">
        <w:r>
          <w:rPr>
            <w:color w:val="0000FF"/>
          </w:rPr>
          <w:t>&lt;</w:t>
        </w:r>
        <w:proofErr w:type="spellStart"/>
        <w:r>
          <w:t>connectionStrings</w:t>
        </w:r>
        <w:proofErr w:type="spellEnd"/>
        <w:r>
          <w:rPr>
            <w:color w:val="0000FF"/>
          </w:rPr>
          <w:t>&gt;</w:t>
        </w:r>
      </w:ins>
    </w:p>
    <w:p w14:paraId="5C1B696A" w14:textId="77777777" w:rsidR="002B7051" w:rsidRDefault="002B7051" w:rsidP="002B7051">
      <w:pPr>
        <w:pStyle w:val="Code"/>
        <w:ind w:left="1080"/>
        <w:rPr>
          <w:ins w:id="36" w:author="Mourad Erradi" w:date="2017-04-26T20:46:00Z"/>
          <w:color w:val="000000"/>
        </w:rPr>
        <w:pPrChange w:id="37" w:author="Mourad Erradi" w:date="2017-04-26T20:47:00Z">
          <w:pPr>
            <w:pStyle w:val="Ln1"/>
          </w:pPr>
        </w:pPrChange>
      </w:pPr>
      <w:ins w:id="38" w:author="Mourad Erradi" w:date="2017-04-26T20:46:00Z">
        <w:r>
          <w:t xml:space="preserve">    &lt;</w:t>
        </w:r>
        <w:r>
          <w:rPr>
            <w:color w:val="A31515"/>
          </w:rPr>
          <w:t>add</w:t>
        </w:r>
        <w:r>
          <w:t xml:space="preserve"> </w:t>
        </w:r>
        <w:r>
          <w:rPr>
            <w:color w:val="FF0000"/>
          </w:rPr>
          <w:t>name</w:t>
        </w:r>
        <w:r>
          <w:t>=</w:t>
        </w:r>
        <w:r>
          <w:rPr>
            <w:color w:val="000000"/>
          </w:rPr>
          <w:t>"</w:t>
        </w:r>
        <w:proofErr w:type="spellStart"/>
        <w:r>
          <w:t>DefaultConnection</w:t>
        </w:r>
        <w:proofErr w:type="spellEnd"/>
        <w:r>
          <w:rPr>
            <w:color w:val="000000"/>
          </w:rPr>
          <w:t>"</w:t>
        </w:r>
        <w:r>
          <w:t xml:space="preserve"> </w:t>
        </w:r>
        <w:proofErr w:type="spellStart"/>
        <w:r>
          <w:rPr>
            <w:color w:val="FF0000"/>
          </w:rPr>
          <w:t>connectionString</w:t>
        </w:r>
        <w:proofErr w:type="spellEnd"/>
        <w:r>
          <w:t>=</w:t>
        </w:r>
        <w:r>
          <w:rPr>
            <w:color w:val="000000"/>
          </w:rPr>
          <w:t>"</w:t>
        </w:r>
        <w:r>
          <w:t>Data Source=(</w:t>
        </w:r>
        <w:proofErr w:type="spellStart"/>
        <w:r>
          <w:t>LocalDb</w:t>
        </w:r>
        <w:proofErr w:type="spellEnd"/>
        <w:r>
          <w:t>)\</w:t>
        </w:r>
        <w:proofErr w:type="spellStart"/>
        <w:r>
          <w:t>MSSQLLocalDB</w:t>
        </w:r>
        <w:proofErr w:type="spellEnd"/>
        <w:r>
          <w:t>; Initial Catalog=</w:t>
        </w:r>
        <w:proofErr w:type="spellStart"/>
        <w:r>
          <w:t>MyShuttle;Integrated</w:t>
        </w:r>
        <w:proofErr w:type="spellEnd"/>
        <w:r>
          <w:t xml:space="preserve"> Security=True</w:t>
        </w:r>
        <w:r>
          <w:rPr>
            <w:color w:val="000000"/>
          </w:rPr>
          <w:t>"</w:t>
        </w:r>
      </w:ins>
    </w:p>
    <w:p w14:paraId="22A7F056" w14:textId="77777777" w:rsidR="002B7051" w:rsidRDefault="002B7051" w:rsidP="002B7051">
      <w:pPr>
        <w:pStyle w:val="Code"/>
        <w:ind w:left="1080"/>
        <w:rPr>
          <w:ins w:id="39" w:author="Mourad Erradi" w:date="2017-04-26T20:46:00Z"/>
          <w:color w:val="000000"/>
        </w:rPr>
        <w:pPrChange w:id="40" w:author="Mourad Erradi" w:date="2017-04-26T20:47:00Z">
          <w:pPr>
            <w:pStyle w:val="Ln1"/>
          </w:pPr>
        </w:pPrChange>
      </w:pPr>
      <w:ins w:id="41" w:author="Mourad Erradi" w:date="2017-04-26T20:46:00Z">
        <w:r>
          <w:t xml:space="preserve">      </w:t>
        </w:r>
        <w:proofErr w:type="spellStart"/>
        <w:r>
          <w:rPr>
            <w:color w:val="FF0000"/>
          </w:rPr>
          <w:t>providerName</w:t>
        </w:r>
        <w:proofErr w:type="spellEnd"/>
        <w:r>
          <w:t>=</w:t>
        </w:r>
        <w:r>
          <w:rPr>
            <w:color w:val="000000"/>
          </w:rPr>
          <w:t>"</w:t>
        </w:r>
        <w:proofErr w:type="spellStart"/>
        <w:r>
          <w:t>System.Data.SqlClient</w:t>
        </w:r>
        <w:proofErr w:type="spellEnd"/>
        <w:r>
          <w:rPr>
            <w:color w:val="000000"/>
          </w:rPr>
          <w:t>"</w:t>
        </w:r>
        <w:r>
          <w:t xml:space="preserve"> /&gt;</w:t>
        </w:r>
      </w:ins>
    </w:p>
    <w:p w14:paraId="151DDE6B" w14:textId="1FBBCB24" w:rsidR="002B7051" w:rsidRDefault="002B7051" w:rsidP="002B7051">
      <w:pPr>
        <w:pStyle w:val="Code"/>
        <w:ind w:left="1080"/>
        <w:rPr>
          <w:ins w:id="42" w:author="Mourad Erradi" w:date="2017-04-26T20:44:00Z"/>
        </w:rPr>
        <w:pPrChange w:id="43" w:author="Mourad Erradi" w:date="2017-04-26T20:47:00Z">
          <w:pPr>
            <w:pStyle w:val="Ln1"/>
          </w:pPr>
        </w:pPrChange>
      </w:pPr>
      <w:ins w:id="44" w:author="Mourad Erradi" w:date="2017-04-26T20:46:00Z">
        <w:r>
          <w:rPr>
            <w:color w:val="0000FF"/>
          </w:rPr>
          <w:t xml:space="preserve">  &lt;/</w:t>
        </w:r>
        <w:proofErr w:type="spellStart"/>
        <w:r>
          <w:t>connectionStrings</w:t>
        </w:r>
        <w:proofErr w:type="spellEnd"/>
        <w:r>
          <w:rPr>
            <w:color w:val="0000FF"/>
          </w:rPr>
          <w:t>&gt;</w:t>
        </w:r>
      </w:ins>
    </w:p>
    <w:p w14:paraId="06E1DD58" w14:textId="242005CC" w:rsidR="002B7051" w:rsidRPr="002B7051" w:rsidDel="002B7051" w:rsidRDefault="002B7051" w:rsidP="002B7051">
      <w:pPr>
        <w:pStyle w:val="Ln1"/>
        <w:jc w:val="both"/>
        <w:rPr>
          <w:del w:id="45" w:author="Mourad Erradi" w:date="2017-04-26T20:45:00Z"/>
          <w:rFonts w:ascii="Consolas" w:hAnsi="Consolas"/>
          <w:sz w:val="20"/>
          <w:szCs w:val="16"/>
          <w:rPrChange w:id="46" w:author="Mourad Erradi" w:date="2017-04-26T20:45:00Z">
            <w:rPr>
              <w:del w:id="47" w:author="Mourad Erradi" w:date="2017-04-26T20:45:00Z"/>
            </w:rPr>
          </w:rPrChange>
        </w:rPr>
        <w:pPrChange w:id="48" w:author="Mourad Erradi" w:date="2017-04-26T20:45:00Z">
          <w:pPr>
            <w:pStyle w:val="Ln1"/>
          </w:pPr>
        </w:pPrChange>
      </w:pPr>
    </w:p>
    <w:p w14:paraId="0ED25928" w14:textId="2F186C0C" w:rsidR="009775AC" w:rsidRPr="00EE3C4A" w:rsidRDefault="009775AC" w:rsidP="007A615F">
      <w:pPr>
        <w:pStyle w:val="Heading2TU"/>
      </w:pPr>
      <w:bookmarkStart w:id="49" w:name="_Toc343250600"/>
      <w:bookmarkStart w:id="50" w:name="_Toc480803623"/>
      <w:r w:rsidRPr="00EE3C4A">
        <w:lastRenderedPageBreak/>
        <w:t xml:space="preserve">Exercise 2: </w:t>
      </w:r>
      <w:bookmarkEnd w:id="49"/>
      <w:r w:rsidR="0034541B" w:rsidRPr="00EE3C4A">
        <w:t>Implement the F</w:t>
      </w:r>
      <w:r w:rsidRPr="00EE3C4A">
        <w:t>irst API Controller</w:t>
      </w:r>
      <w:bookmarkEnd w:id="50"/>
    </w:p>
    <w:p w14:paraId="36B3013D" w14:textId="77777777" w:rsidR="009775AC" w:rsidRPr="007A615F" w:rsidRDefault="009775AC" w:rsidP="007A615F">
      <w:pPr>
        <w:pStyle w:val="Heading4"/>
        <w:ind w:left="720"/>
      </w:pPr>
      <w:r w:rsidRPr="007A615F">
        <w:t>Objectives</w:t>
      </w:r>
    </w:p>
    <w:p w14:paraId="0C43535C" w14:textId="77777777" w:rsidR="009775AC" w:rsidRPr="00EE3C4A" w:rsidRDefault="009775AC" w:rsidP="00EE3C4A">
      <w:pPr>
        <w:ind w:left="720"/>
        <w:rPr>
          <w:rFonts w:ascii="Segoe UI" w:hAnsi="Segoe UI" w:cs="Segoe UI"/>
        </w:rPr>
      </w:pPr>
      <w:r w:rsidRPr="00EE3C4A">
        <w:rPr>
          <w:rFonts w:ascii="Segoe UI" w:hAnsi="Segoe UI" w:cs="Segoe UI"/>
        </w:rPr>
        <w:t>In this exercise, you will:</w:t>
      </w:r>
    </w:p>
    <w:p w14:paraId="0DE1ADDE" w14:textId="197DC11A" w:rsidR="009775AC" w:rsidRPr="00EE3C4A" w:rsidRDefault="009775AC" w:rsidP="00EE3C4A">
      <w:pPr>
        <w:pStyle w:val="Lb1"/>
        <w:numPr>
          <w:ilvl w:val="0"/>
          <w:numId w:val="28"/>
        </w:numPr>
        <w:tabs>
          <w:tab w:val="num" w:pos="1080"/>
        </w:tabs>
        <w:spacing w:after="60" w:line="264" w:lineRule="auto"/>
        <w:ind w:left="1080"/>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Create API Controllers</w:t>
      </w:r>
      <w:r w:rsidR="0034541B" w:rsidRPr="00EE3C4A">
        <w:rPr>
          <w:rFonts w:ascii="Segoe UI" w:eastAsia="MS Mincho" w:hAnsi="Segoe UI" w:cs="Segoe UI"/>
          <w:color w:val="404040" w:themeColor="text1" w:themeTint="BF"/>
          <w:sz w:val="21"/>
          <w:lang w:eastAsia="ja-JP"/>
        </w:rPr>
        <w:t>.</w:t>
      </w:r>
    </w:p>
    <w:p w14:paraId="25D7CF07" w14:textId="7702E75C" w:rsidR="009775AC" w:rsidRPr="00EE3C4A" w:rsidRDefault="0034541B" w:rsidP="00EE3C4A">
      <w:pPr>
        <w:pStyle w:val="Lb1"/>
        <w:numPr>
          <w:ilvl w:val="0"/>
          <w:numId w:val="28"/>
        </w:numPr>
        <w:tabs>
          <w:tab w:val="num" w:pos="1080"/>
        </w:tabs>
        <w:spacing w:after="60" w:line="264" w:lineRule="auto"/>
        <w:ind w:left="1080"/>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Implement a CRUD (Cr</w:t>
      </w:r>
      <w:r w:rsidR="009775AC" w:rsidRPr="00EE3C4A">
        <w:rPr>
          <w:rFonts w:ascii="Segoe UI" w:eastAsia="MS Mincho" w:hAnsi="Segoe UI" w:cs="Segoe UI"/>
          <w:color w:val="404040" w:themeColor="text1" w:themeTint="BF"/>
          <w:sz w:val="21"/>
          <w:lang w:eastAsia="ja-JP"/>
        </w:rPr>
        <w:t>eate,</w:t>
      </w:r>
      <w:r w:rsidRPr="00EE3C4A">
        <w:rPr>
          <w:rFonts w:ascii="Segoe UI" w:eastAsia="MS Mincho" w:hAnsi="Segoe UI" w:cs="Segoe UI"/>
          <w:color w:val="404040" w:themeColor="text1" w:themeTint="BF"/>
          <w:sz w:val="21"/>
          <w:lang w:eastAsia="ja-JP"/>
        </w:rPr>
        <w:t xml:space="preserve"> Read,</w:t>
      </w:r>
      <w:r w:rsidR="009775AC" w:rsidRPr="00EE3C4A">
        <w:rPr>
          <w:rFonts w:ascii="Segoe UI" w:eastAsia="MS Mincho" w:hAnsi="Segoe UI" w:cs="Segoe UI"/>
          <w:color w:val="404040" w:themeColor="text1" w:themeTint="BF"/>
          <w:sz w:val="21"/>
          <w:lang w:eastAsia="ja-JP"/>
        </w:rPr>
        <w:t xml:space="preserve"> Update, </w:t>
      </w:r>
      <w:r w:rsidRPr="00EE3C4A">
        <w:rPr>
          <w:rFonts w:ascii="Segoe UI" w:eastAsia="MS Mincho" w:hAnsi="Segoe UI" w:cs="Segoe UI"/>
          <w:color w:val="404040" w:themeColor="text1" w:themeTint="BF"/>
          <w:sz w:val="21"/>
          <w:lang w:eastAsia="ja-JP"/>
        </w:rPr>
        <w:t xml:space="preserve">and </w:t>
      </w:r>
      <w:r w:rsidR="009775AC" w:rsidRPr="00EE3C4A">
        <w:rPr>
          <w:rFonts w:ascii="Segoe UI" w:eastAsia="MS Mincho" w:hAnsi="Segoe UI" w:cs="Segoe UI"/>
          <w:color w:val="404040" w:themeColor="text1" w:themeTint="BF"/>
          <w:sz w:val="21"/>
          <w:lang w:eastAsia="ja-JP"/>
        </w:rPr>
        <w:t xml:space="preserve">Delete) API using </w:t>
      </w:r>
      <w:proofErr w:type="spellStart"/>
      <w:r w:rsidR="009775AC" w:rsidRPr="00EE3C4A">
        <w:rPr>
          <w:rFonts w:ascii="Segoe UI" w:eastAsia="MS Mincho" w:hAnsi="Segoe UI" w:cs="Segoe UI"/>
          <w:color w:val="404040" w:themeColor="text1" w:themeTint="BF"/>
          <w:sz w:val="21"/>
          <w:lang w:eastAsia="ja-JP"/>
        </w:rPr>
        <w:t>HttpPost</w:t>
      </w:r>
      <w:proofErr w:type="spellEnd"/>
      <w:r w:rsidR="009775AC" w:rsidRPr="00EE3C4A">
        <w:rPr>
          <w:rFonts w:ascii="Segoe UI" w:eastAsia="MS Mincho" w:hAnsi="Segoe UI" w:cs="Segoe UI"/>
          <w:color w:val="404040" w:themeColor="text1" w:themeTint="BF"/>
          <w:sz w:val="21"/>
          <w:lang w:eastAsia="ja-JP"/>
        </w:rPr>
        <w:t xml:space="preserve">, </w:t>
      </w:r>
      <w:proofErr w:type="spellStart"/>
      <w:r w:rsidR="009775AC" w:rsidRPr="00EE3C4A">
        <w:rPr>
          <w:rFonts w:ascii="Segoe UI" w:eastAsia="MS Mincho" w:hAnsi="Segoe UI" w:cs="Segoe UI"/>
          <w:color w:val="404040" w:themeColor="text1" w:themeTint="BF"/>
          <w:sz w:val="21"/>
          <w:lang w:eastAsia="ja-JP"/>
        </w:rPr>
        <w:t>HttpPut</w:t>
      </w:r>
      <w:proofErr w:type="spellEnd"/>
      <w:r w:rsidR="009775AC" w:rsidRPr="00EE3C4A">
        <w:rPr>
          <w:rFonts w:ascii="Segoe UI" w:eastAsia="MS Mincho" w:hAnsi="Segoe UI" w:cs="Segoe UI"/>
          <w:color w:val="404040" w:themeColor="text1" w:themeTint="BF"/>
          <w:sz w:val="21"/>
          <w:lang w:eastAsia="ja-JP"/>
        </w:rPr>
        <w:t xml:space="preserve">, </w:t>
      </w:r>
      <w:proofErr w:type="spellStart"/>
      <w:r w:rsidR="009775AC" w:rsidRPr="00EE3C4A">
        <w:rPr>
          <w:rFonts w:ascii="Segoe UI" w:eastAsia="MS Mincho" w:hAnsi="Segoe UI" w:cs="Segoe UI"/>
          <w:color w:val="404040" w:themeColor="text1" w:themeTint="BF"/>
          <w:sz w:val="21"/>
          <w:lang w:eastAsia="ja-JP"/>
        </w:rPr>
        <w:t>HttpDelete</w:t>
      </w:r>
      <w:proofErr w:type="spellEnd"/>
      <w:r w:rsidR="009775AC" w:rsidRPr="00EE3C4A">
        <w:rPr>
          <w:rFonts w:ascii="Segoe UI" w:eastAsia="MS Mincho" w:hAnsi="Segoe UI" w:cs="Segoe UI"/>
          <w:color w:val="404040" w:themeColor="text1" w:themeTint="BF"/>
          <w:sz w:val="21"/>
          <w:lang w:eastAsia="ja-JP"/>
        </w:rPr>
        <w:t xml:space="preserve"> and </w:t>
      </w:r>
      <w:proofErr w:type="spellStart"/>
      <w:r w:rsidR="009775AC" w:rsidRPr="00EE3C4A">
        <w:rPr>
          <w:rFonts w:ascii="Segoe UI" w:eastAsia="MS Mincho" w:hAnsi="Segoe UI" w:cs="Segoe UI"/>
          <w:color w:val="404040" w:themeColor="text1" w:themeTint="BF"/>
          <w:sz w:val="21"/>
          <w:lang w:eastAsia="ja-JP"/>
        </w:rPr>
        <w:t>HttpGet</w:t>
      </w:r>
      <w:proofErr w:type="spellEnd"/>
      <w:r w:rsidR="009775AC" w:rsidRPr="00EE3C4A">
        <w:rPr>
          <w:rFonts w:ascii="Segoe UI" w:eastAsia="MS Mincho" w:hAnsi="Segoe UI" w:cs="Segoe UI"/>
          <w:color w:val="404040" w:themeColor="text1" w:themeTint="BF"/>
          <w:sz w:val="21"/>
          <w:lang w:eastAsia="ja-JP"/>
        </w:rPr>
        <w:t xml:space="preserve"> actions</w:t>
      </w:r>
      <w:r w:rsidRPr="00EE3C4A">
        <w:rPr>
          <w:rFonts w:ascii="Segoe UI" w:eastAsia="MS Mincho" w:hAnsi="Segoe UI" w:cs="Segoe UI"/>
          <w:color w:val="404040" w:themeColor="text1" w:themeTint="BF"/>
          <w:sz w:val="21"/>
          <w:lang w:eastAsia="ja-JP"/>
        </w:rPr>
        <w:t>.</w:t>
      </w:r>
    </w:p>
    <w:p w14:paraId="632E0DEB" w14:textId="77777777" w:rsidR="009775AC" w:rsidRPr="007A615F" w:rsidRDefault="009775AC" w:rsidP="007A615F">
      <w:pPr>
        <w:pStyle w:val="Heading4"/>
        <w:ind w:left="720"/>
      </w:pPr>
      <w:r w:rsidRPr="007A615F">
        <w:t>Scenario</w:t>
      </w:r>
    </w:p>
    <w:p w14:paraId="78D8CA0F" w14:textId="3AD52C84" w:rsidR="009775AC" w:rsidRPr="00EE3C4A" w:rsidRDefault="009775AC" w:rsidP="00EE3C4A">
      <w:pPr>
        <w:ind w:left="720"/>
        <w:rPr>
          <w:rFonts w:ascii="Segoe UI" w:hAnsi="Segoe UI" w:cs="Segoe UI"/>
        </w:rPr>
      </w:pPr>
      <w:r w:rsidRPr="00EE3C4A">
        <w:rPr>
          <w:rFonts w:ascii="Segoe UI" w:hAnsi="Segoe UI" w:cs="Segoe UI"/>
        </w:rPr>
        <w:t>Our A</w:t>
      </w:r>
      <w:r w:rsidR="0034541B" w:rsidRPr="00EE3C4A">
        <w:rPr>
          <w:rFonts w:ascii="Segoe UI" w:hAnsi="Segoe UI" w:cs="Segoe UI"/>
        </w:rPr>
        <w:t xml:space="preserve">PI will support two resources: Analytics and Drivers. </w:t>
      </w:r>
      <w:r w:rsidRPr="00EE3C4A">
        <w:rPr>
          <w:rFonts w:ascii="Segoe UI" w:hAnsi="Segoe UI" w:cs="Segoe UI"/>
        </w:rPr>
        <w:t>Analytics is a simple read</w:t>
      </w:r>
      <w:r w:rsidR="00EE3C4A" w:rsidRPr="00EE3C4A">
        <w:rPr>
          <w:rFonts w:ascii="Segoe UI" w:hAnsi="Segoe UI" w:cs="Segoe UI"/>
        </w:rPr>
        <w:t>-</w:t>
      </w:r>
      <w:r w:rsidRPr="00EE3C4A">
        <w:rPr>
          <w:rFonts w:ascii="Segoe UI" w:hAnsi="Segoe UI" w:cs="Segoe UI"/>
        </w:rPr>
        <w:t>only API that returns dashboard level details about the</w:t>
      </w:r>
      <w:r w:rsidR="0034541B" w:rsidRPr="00EE3C4A">
        <w:rPr>
          <w:rFonts w:ascii="Segoe UI" w:hAnsi="Segoe UI" w:cs="Segoe UI"/>
        </w:rPr>
        <w:t xml:space="preserve"> data within our repositories. </w:t>
      </w:r>
      <w:r w:rsidRPr="00EE3C4A">
        <w:rPr>
          <w:rFonts w:ascii="Segoe UI" w:hAnsi="Segoe UI" w:cs="Segoe UI"/>
        </w:rPr>
        <w:t>Drivers is a CRUD controller that will allow an external caller to read and write Driver data in the system.</w:t>
      </w:r>
    </w:p>
    <w:p w14:paraId="2FCC8B8D" w14:textId="77777777" w:rsidR="009775AC" w:rsidRPr="007A615F" w:rsidRDefault="009775AC" w:rsidP="007A615F">
      <w:pPr>
        <w:pStyle w:val="ProcedureHeading0"/>
      </w:pPr>
      <w:r w:rsidRPr="007A615F">
        <w:t xml:space="preserve">Task 1: Implement </w:t>
      </w:r>
      <w:proofErr w:type="spellStart"/>
      <w:r w:rsidRPr="007A615F">
        <w:t>DriversController</w:t>
      </w:r>
      <w:proofErr w:type="spellEnd"/>
    </w:p>
    <w:p w14:paraId="55125B7D" w14:textId="77777777" w:rsidR="009775AC" w:rsidRPr="00EE3C4A" w:rsidRDefault="009775AC" w:rsidP="0034541B">
      <w:pPr>
        <w:rPr>
          <w:rFonts w:ascii="Segoe UI" w:hAnsi="Segoe UI" w:cs="Segoe UI"/>
        </w:rPr>
      </w:pPr>
      <w:r w:rsidRPr="00EE3C4A">
        <w:rPr>
          <w:rFonts w:ascii="Segoe UI" w:hAnsi="Segoe UI" w:cs="Segoe UI"/>
        </w:rPr>
        <w:t xml:space="preserve">In a similar way to the UI part of the application, Controllers are used to handle requests coming in to the application.  </w:t>
      </w:r>
    </w:p>
    <w:p w14:paraId="672B700B" w14:textId="59E67250" w:rsidR="00730839" w:rsidRPr="00EE3C4A" w:rsidRDefault="009775AC" w:rsidP="0034541B">
      <w:pPr>
        <w:rPr>
          <w:rFonts w:ascii="Segoe UI" w:hAnsi="Segoe UI" w:cs="Segoe UI"/>
        </w:rPr>
      </w:pPr>
      <w:r w:rsidRPr="00EE3C4A">
        <w:rPr>
          <w:rFonts w:ascii="Segoe UI" w:hAnsi="Segoe UI" w:cs="Segoe UI"/>
        </w:rPr>
        <w:t>Each controller represents a grouping of API functions that can be cal</w:t>
      </w:r>
      <w:r w:rsidR="0034541B" w:rsidRPr="00EE3C4A">
        <w:rPr>
          <w:rFonts w:ascii="Segoe UI" w:hAnsi="Segoe UI" w:cs="Segoe UI"/>
        </w:rPr>
        <w:t xml:space="preserve">led via the routing framework. </w:t>
      </w:r>
      <w:r w:rsidRPr="00EE3C4A">
        <w:rPr>
          <w:rFonts w:ascii="Segoe UI" w:hAnsi="Segoe UI" w:cs="Segoe UI"/>
        </w:rPr>
        <w:t>Usually a controller gives access to data and functionality scoped</w:t>
      </w:r>
      <w:r w:rsidR="0034541B" w:rsidRPr="00EE3C4A">
        <w:rPr>
          <w:rFonts w:ascii="Segoe UI" w:hAnsi="Segoe UI" w:cs="Segoe UI"/>
        </w:rPr>
        <w:t xml:space="preserve"> to a single type of resource. </w:t>
      </w:r>
      <w:r w:rsidRPr="00EE3C4A">
        <w:rPr>
          <w:rFonts w:ascii="Segoe UI" w:hAnsi="Segoe UI" w:cs="Segoe UI"/>
        </w:rPr>
        <w:t>In our project</w:t>
      </w:r>
      <w:r w:rsidR="00C9760D">
        <w:rPr>
          <w:rFonts w:ascii="Segoe UI" w:hAnsi="Segoe UI" w:cs="Segoe UI"/>
        </w:rPr>
        <w:t>,</w:t>
      </w:r>
      <w:r w:rsidRPr="00EE3C4A">
        <w:rPr>
          <w:rFonts w:ascii="Segoe UI" w:hAnsi="Segoe UI" w:cs="Segoe UI"/>
        </w:rPr>
        <w:t xml:space="preserve"> we will create a controller to access the Drivers in the system, and another for accessing Analytics data, to provide a feed to the dashboard.</w:t>
      </w:r>
      <w:r w:rsidR="0034541B" w:rsidRPr="00EE3C4A">
        <w:rPr>
          <w:rFonts w:ascii="Segoe UI" w:hAnsi="Segoe UI" w:cs="Segoe UI"/>
        </w:rPr>
        <w:t xml:space="preserve"> </w:t>
      </w:r>
    </w:p>
    <w:p w14:paraId="08764B30" w14:textId="77777777" w:rsidR="009775AC" w:rsidRPr="00EE3C4A" w:rsidRDefault="009775AC" w:rsidP="00A7148C">
      <w:pPr>
        <w:pStyle w:val="Ln1"/>
        <w:numPr>
          <w:ilvl w:val="0"/>
          <w:numId w:val="32"/>
        </w:numPr>
        <w:rPr>
          <w:rFonts w:ascii="Segoe UI" w:hAnsi="Segoe UI" w:cs="Segoe UI"/>
        </w:rPr>
      </w:pPr>
      <w:r w:rsidRPr="00EE3C4A">
        <w:rPr>
          <w:rFonts w:ascii="Segoe UI" w:hAnsi="Segoe UI" w:cs="Segoe UI"/>
        </w:rPr>
        <w:t>We will now add our two new controllers to the class library.</w:t>
      </w:r>
    </w:p>
    <w:p w14:paraId="3D2F2736" w14:textId="184CB2D2" w:rsidR="009775AC" w:rsidRPr="00EE3C4A" w:rsidRDefault="009775AC" w:rsidP="00B11BE9">
      <w:pPr>
        <w:pStyle w:val="Ln1"/>
        <w:numPr>
          <w:ilvl w:val="1"/>
          <w:numId w:val="14"/>
        </w:numPr>
        <w:rPr>
          <w:rFonts w:ascii="Segoe UI" w:hAnsi="Segoe UI" w:cs="Segoe UI"/>
          <w:b/>
        </w:rPr>
      </w:pPr>
      <w:r w:rsidRPr="00EE3C4A">
        <w:rPr>
          <w:rFonts w:ascii="Segoe UI" w:hAnsi="Segoe UI" w:cs="Segoe UI"/>
        </w:rPr>
        <w:t>R</w:t>
      </w:r>
      <w:r w:rsidR="0034541B" w:rsidRPr="00EE3C4A">
        <w:rPr>
          <w:rFonts w:ascii="Segoe UI" w:hAnsi="Segoe UI" w:cs="Segoe UI"/>
        </w:rPr>
        <w:t>ight-</w:t>
      </w:r>
      <w:r w:rsidRPr="00EE3C4A">
        <w:rPr>
          <w:rFonts w:ascii="Segoe UI" w:hAnsi="Segoe UI" w:cs="Segoe UI"/>
        </w:rPr>
        <w:t xml:space="preserve">click </w:t>
      </w:r>
      <w:r w:rsidRPr="00EE3C4A">
        <w:rPr>
          <w:rFonts w:ascii="Segoe UI" w:hAnsi="Segoe UI" w:cs="Segoe UI"/>
          <w:b/>
        </w:rPr>
        <w:t>Controllers</w:t>
      </w:r>
      <w:r w:rsidRPr="00EE3C4A">
        <w:rPr>
          <w:rFonts w:ascii="Segoe UI" w:hAnsi="Segoe UI" w:cs="Segoe UI"/>
        </w:rPr>
        <w:t xml:space="preserve"> folder, </w:t>
      </w:r>
      <w:r w:rsidR="0034541B" w:rsidRPr="00EE3C4A">
        <w:rPr>
          <w:rFonts w:ascii="Segoe UI" w:hAnsi="Segoe UI" w:cs="Segoe UI"/>
        </w:rPr>
        <w:t xml:space="preserve">and click </w:t>
      </w:r>
      <w:r w:rsidRPr="00EE3C4A">
        <w:rPr>
          <w:rFonts w:ascii="Segoe UI" w:hAnsi="Segoe UI" w:cs="Segoe UI"/>
          <w:b/>
        </w:rPr>
        <w:t>Add</w:t>
      </w:r>
      <w:r w:rsidR="0034541B" w:rsidRPr="00EE3C4A">
        <w:rPr>
          <w:rFonts w:ascii="Segoe UI" w:hAnsi="Segoe UI" w:cs="Segoe UI"/>
        </w:rPr>
        <w:t xml:space="preserve"> </w:t>
      </w:r>
      <w:r w:rsidRPr="00EE3C4A">
        <w:rPr>
          <w:rFonts w:ascii="Segoe UI" w:hAnsi="Segoe UI" w:cs="Segoe UI"/>
        </w:rPr>
        <w:t xml:space="preserve">&gt; </w:t>
      </w:r>
      <w:r w:rsidR="007032ED">
        <w:rPr>
          <w:rFonts w:ascii="Segoe UI" w:hAnsi="Segoe UI" w:cs="Segoe UI"/>
          <w:b/>
        </w:rPr>
        <w:t>Controller</w:t>
      </w:r>
      <w:r w:rsidR="0034541B" w:rsidRPr="00EE3C4A">
        <w:rPr>
          <w:rFonts w:ascii="Segoe UI" w:hAnsi="Segoe UI" w:cs="Segoe UI"/>
          <w:b/>
        </w:rPr>
        <w:t>.</w:t>
      </w:r>
    </w:p>
    <w:p w14:paraId="550013FD" w14:textId="0B0C01E6" w:rsidR="009E079F" w:rsidRPr="00EE3C4A" w:rsidRDefault="0034541B" w:rsidP="007032ED">
      <w:pPr>
        <w:pStyle w:val="Ln1"/>
        <w:numPr>
          <w:ilvl w:val="1"/>
          <w:numId w:val="14"/>
        </w:numPr>
        <w:rPr>
          <w:rFonts w:ascii="Segoe UI" w:hAnsi="Segoe UI" w:cs="Segoe UI"/>
        </w:rPr>
      </w:pPr>
      <w:r w:rsidRPr="00EE3C4A">
        <w:rPr>
          <w:rFonts w:ascii="Segoe UI" w:hAnsi="Segoe UI" w:cs="Segoe UI"/>
        </w:rPr>
        <w:lastRenderedPageBreak/>
        <w:t xml:space="preserve">Select the </w:t>
      </w:r>
      <w:r w:rsidR="007032ED">
        <w:rPr>
          <w:rFonts w:ascii="Segoe UI" w:hAnsi="Segoe UI" w:cs="Segoe UI"/>
          <w:b/>
        </w:rPr>
        <w:t>Web API 2 Controller - Empty</w:t>
      </w:r>
      <w:r w:rsidR="009E079F" w:rsidRPr="00EE3C4A">
        <w:rPr>
          <w:rFonts w:ascii="Segoe UI" w:hAnsi="Segoe UI" w:cs="Segoe UI"/>
        </w:rPr>
        <w:t xml:space="preserve"> template</w:t>
      </w:r>
      <w:r w:rsidRPr="00EE3C4A">
        <w:rPr>
          <w:rFonts w:ascii="Segoe UI" w:hAnsi="Segoe UI" w:cs="Segoe UI"/>
        </w:rPr>
        <w:t>.</w:t>
      </w:r>
      <w:r w:rsidR="007032ED">
        <w:rPr>
          <w:rFonts w:ascii="Segoe UI" w:hAnsi="Segoe UI" w:cs="Segoe UI"/>
        </w:rPr>
        <w:br/>
      </w:r>
      <w:r w:rsidR="007032ED" w:rsidRPr="007032ED">
        <w:rPr>
          <w:rFonts w:ascii="Segoe UI" w:hAnsi="Segoe UI" w:cs="Segoe UI"/>
          <w:noProof/>
        </w:rPr>
        <w:drawing>
          <wp:inline distT="0" distB="0" distL="0" distR="0" wp14:anchorId="66B17FA3" wp14:editId="43A15BE7">
            <wp:extent cx="5486400" cy="3164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164840"/>
                    </a:xfrm>
                    <a:prstGeom prst="rect">
                      <a:avLst/>
                    </a:prstGeom>
                  </pic:spPr>
                </pic:pic>
              </a:graphicData>
            </a:graphic>
          </wp:inline>
        </w:drawing>
      </w:r>
    </w:p>
    <w:p w14:paraId="23D8985B" w14:textId="606FC379" w:rsidR="009D21B1" w:rsidRPr="007032ED" w:rsidRDefault="0034541B" w:rsidP="00BC1CDA">
      <w:pPr>
        <w:pStyle w:val="Ln1"/>
        <w:numPr>
          <w:ilvl w:val="1"/>
          <w:numId w:val="14"/>
        </w:numPr>
        <w:ind w:left="1584"/>
        <w:rPr>
          <w:rFonts w:ascii="Segoe UI" w:hAnsi="Segoe UI" w:cs="Segoe UI"/>
        </w:rPr>
      </w:pPr>
      <w:r w:rsidRPr="007032ED">
        <w:rPr>
          <w:rFonts w:ascii="Segoe UI" w:hAnsi="Segoe UI" w:cs="Segoe UI"/>
        </w:rPr>
        <w:t xml:space="preserve">Name the class </w:t>
      </w:r>
      <w:proofErr w:type="spellStart"/>
      <w:r w:rsidR="009775AC" w:rsidRPr="007032ED">
        <w:rPr>
          <w:rFonts w:ascii="Segoe UI" w:hAnsi="Segoe UI" w:cs="Segoe UI"/>
          <w:b/>
        </w:rPr>
        <w:t>DriversController</w:t>
      </w:r>
      <w:proofErr w:type="spellEnd"/>
      <w:r w:rsidR="009775AC" w:rsidRPr="007032ED">
        <w:rPr>
          <w:rFonts w:ascii="Segoe UI" w:hAnsi="Segoe UI" w:cs="Segoe UI"/>
        </w:rPr>
        <w:t xml:space="preserve">, </w:t>
      </w:r>
      <w:r w:rsidRPr="007032ED">
        <w:rPr>
          <w:rFonts w:ascii="Segoe UI" w:hAnsi="Segoe UI" w:cs="Segoe UI"/>
        </w:rPr>
        <w:t xml:space="preserve">and </w:t>
      </w:r>
      <w:r w:rsidR="009775AC" w:rsidRPr="007032ED">
        <w:rPr>
          <w:rFonts w:ascii="Segoe UI" w:hAnsi="Segoe UI" w:cs="Segoe UI"/>
        </w:rPr>
        <w:t xml:space="preserve">click </w:t>
      </w:r>
      <w:r w:rsidR="009775AC" w:rsidRPr="007032ED">
        <w:rPr>
          <w:rFonts w:ascii="Segoe UI" w:hAnsi="Segoe UI" w:cs="Segoe UI"/>
          <w:b/>
        </w:rPr>
        <w:t>Add</w:t>
      </w:r>
      <w:r w:rsidR="009775AC" w:rsidRPr="007032ED">
        <w:rPr>
          <w:rFonts w:ascii="Segoe UI" w:hAnsi="Segoe UI" w:cs="Segoe UI"/>
        </w:rPr>
        <w:t>.</w:t>
      </w:r>
    </w:p>
    <w:p w14:paraId="34FE1B92" w14:textId="1AABAFE8" w:rsidR="003E5027" w:rsidRDefault="003E5027" w:rsidP="000A7106">
      <w:pPr>
        <w:pStyle w:val="Ln1"/>
        <w:rPr>
          <w:rFonts w:ascii="Segoe UI" w:hAnsi="Segoe UI" w:cs="Segoe UI"/>
        </w:rPr>
      </w:pPr>
      <w:proofErr w:type="spellStart"/>
      <w:r w:rsidRPr="003E5027">
        <w:rPr>
          <w:rFonts w:ascii="Segoe UI" w:hAnsi="Segoe UI" w:cs="Segoe UI"/>
          <w:b/>
        </w:rPr>
        <w:t>DriversController</w:t>
      </w:r>
      <w:proofErr w:type="spellEnd"/>
      <w:r w:rsidR="00624F80">
        <w:rPr>
          <w:rFonts w:ascii="Segoe UI" w:hAnsi="Segoe UI" w:cs="Segoe UI"/>
          <w:b/>
        </w:rPr>
        <w:t xml:space="preserve"> </w:t>
      </w:r>
      <w:r w:rsidR="00624F80">
        <w:rPr>
          <w:rFonts w:ascii="Segoe UI" w:hAnsi="Segoe UI" w:cs="Segoe UI"/>
        </w:rPr>
        <w:t xml:space="preserve">should derive from </w:t>
      </w:r>
      <w:proofErr w:type="spellStart"/>
      <w:r w:rsidR="00212601" w:rsidRPr="008B6B67">
        <w:rPr>
          <w:rFonts w:ascii="Segoe UI" w:hAnsi="Segoe UI" w:cs="Segoe UI"/>
          <w:b/>
        </w:rPr>
        <w:t>Api</w:t>
      </w:r>
      <w:r w:rsidR="00624F80" w:rsidRPr="008B6B67">
        <w:rPr>
          <w:rFonts w:ascii="Segoe UI" w:hAnsi="Segoe UI" w:cs="Segoe UI"/>
          <w:b/>
        </w:rPr>
        <w:t>Controller</w:t>
      </w:r>
      <w:proofErr w:type="spellEnd"/>
      <w:r w:rsidR="00624F80" w:rsidRPr="00624F80">
        <w:rPr>
          <w:rFonts w:ascii="Segoe UI" w:hAnsi="Segoe UI" w:cs="Segoe UI"/>
          <w:b/>
        </w:rPr>
        <w:t xml:space="preserve"> </w:t>
      </w:r>
      <w:r w:rsidR="00624F80">
        <w:rPr>
          <w:rFonts w:ascii="Segoe UI" w:hAnsi="Segoe UI" w:cs="Segoe UI"/>
        </w:rPr>
        <w:t>base class</w:t>
      </w:r>
      <w:r>
        <w:rPr>
          <w:rFonts w:ascii="Segoe UI" w:hAnsi="Segoe UI" w:cs="Segoe UI"/>
        </w:rPr>
        <w:t>.</w:t>
      </w:r>
    </w:p>
    <w:p w14:paraId="7AF018E4" w14:textId="46DDD5DE" w:rsidR="003E5027" w:rsidRDefault="003E5027" w:rsidP="003E5027">
      <w:pPr>
        <w:pStyle w:val="Code"/>
        <w:ind w:left="1080"/>
      </w:pPr>
      <w:r>
        <w:rPr>
          <w:color w:val="0000FF"/>
        </w:rPr>
        <w:t>public</w:t>
      </w:r>
      <w:r>
        <w:t xml:space="preserve"> </w:t>
      </w:r>
      <w:r>
        <w:rPr>
          <w:color w:val="0000FF"/>
        </w:rPr>
        <w:t>class</w:t>
      </w:r>
      <w:r>
        <w:t xml:space="preserve"> </w:t>
      </w:r>
      <w:proofErr w:type="spellStart"/>
      <w:r>
        <w:rPr>
          <w:color w:val="2B91AF"/>
        </w:rPr>
        <w:t>DriversController</w:t>
      </w:r>
      <w:proofErr w:type="spellEnd"/>
      <w:r>
        <w:t xml:space="preserve"> : </w:t>
      </w:r>
      <w:proofErr w:type="spellStart"/>
      <w:r w:rsidR="007032ED">
        <w:t>Api</w:t>
      </w:r>
      <w:r>
        <w:t>Controller</w:t>
      </w:r>
      <w:proofErr w:type="spellEnd"/>
    </w:p>
    <w:p w14:paraId="788EA536" w14:textId="1248FA0A" w:rsidR="003E5027" w:rsidRDefault="003E5027" w:rsidP="003E5027">
      <w:pPr>
        <w:pStyle w:val="Code"/>
        <w:ind w:left="1080"/>
        <w:rPr>
          <w:rFonts w:ascii="Segoe UI" w:hAnsi="Segoe UI" w:cs="Segoe UI"/>
        </w:rPr>
      </w:pPr>
      <w:r>
        <w:t>{ }</w:t>
      </w:r>
    </w:p>
    <w:p w14:paraId="3AC190C4" w14:textId="41AD6377" w:rsidR="009775AC" w:rsidRPr="007032ED" w:rsidRDefault="009775AC" w:rsidP="00426E3A">
      <w:pPr>
        <w:pStyle w:val="Ln1"/>
        <w:rPr>
          <w:rFonts w:ascii="Segoe UI" w:hAnsi="Segoe UI" w:cs="Segoe UI"/>
        </w:rPr>
      </w:pPr>
      <w:r w:rsidRPr="007032ED">
        <w:rPr>
          <w:rFonts w:ascii="Segoe UI" w:hAnsi="Segoe UI" w:cs="Segoe UI"/>
        </w:rPr>
        <w:t xml:space="preserve">The new class </w:t>
      </w:r>
      <w:r w:rsidR="009E079F" w:rsidRPr="007032ED">
        <w:rPr>
          <w:rFonts w:ascii="Segoe UI" w:hAnsi="Segoe UI" w:cs="Segoe UI"/>
        </w:rPr>
        <w:t xml:space="preserve">derives </w:t>
      </w:r>
      <w:r w:rsidRPr="007032ED">
        <w:rPr>
          <w:rFonts w:ascii="Segoe UI" w:hAnsi="Segoe UI" w:cs="Segoe UI"/>
        </w:rPr>
        <w:t xml:space="preserve">from </w:t>
      </w:r>
      <w:proofErr w:type="spellStart"/>
      <w:r w:rsidR="007032ED" w:rsidRPr="007032ED">
        <w:rPr>
          <w:rFonts w:ascii="Segoe UI" w:hAnsi="Segoe UI" w:cs="Segoe UI"/>
        </w:rPr>
        <w:t>Api</w:t>
      </w:r>
      <w:r w:rsidR="007032ED">
        <w:rPr>
          <w:rFonts w:ascii="Segoe UI" w:hAnsi="Segoe UI" w:cs="Segoe UI"/>
        </w:rPr>
        <w:t>Controller</w:t>
      </w:r>
      <w:proofErr w:type="spellEnd"/>
      <w:r w:rsidR="007032ED">
        <w:rPr>
          <w:rFonts w:ascii="Segoe UI" w:hAnsi="Segoe UI" w:cs="Segoe UI"/>
        </w:rPr>
        <w:t>.</w:t>
      </w:r>
    </w:p>
    <w:p w14:paraId="349B99E6" w14:textId="4BC6A6CA" w:rsidR="009775AC" w:rsidRPr="00EE3C4A" w:rsidRDefault="009775AC" w:rsidP="000A7106">
      <w:pPr>
        <w:pStyle w:val="Ln1"/>
        <w:rPr>
          <w:rFonts w:ascii="Segoe UI" w:hAnsi="Segoe UI" w:cs="Segoe UI"/>
        </w:rPr>
      </w:pPr>
      <w:r w:rsidRPr="00EE3C4A">
        <w:rPr>
          <w:rFonts w:ascii="Segoe UI" w:hAnsi="Segoe UI" w:cs="Segoe UI"/>
        </w:rPr>
        <w:t xml:space="preserve">Add the using statement to your </w:t>
      </w:r>
      <w:proofErr w:type="spellStart"/>
      <w:r w:rsidRPr="00EE3C4A">
        <w:rPr>
          <w:rFonts w:ascii="Segoe UI" w:hAnsi="Segoe UI" w:cs="Segoe UI"/>
        </w:rPr>
        <w:t>DriversController</w:t>
      </w:r>
      <w:proofErr w:type="spellEnd"/>
      <w:r w:rsidRPr="00EE3C4A">
        <w:rPr>
          <w:rFonts w:ascii="Segoe UI" w:hAnsi="Segoe UI" w:cs="Segoe UI"/>
        </w:rPr>
        <w:t xml:space="preserve"> source file, and while we</w:t>
      </w:r>
      <w:r w:rsidR="0034541B" w:rsidRPr="00EE3C4A">
        <w:rPr>
          <w:rFonts w:ascii="Segoe UI" w:hAnsi="Segoe UI" w:cs="Segoe UI"/>
        </w:rPr>
        <w:t xml:space="preserve"> a</w:t>
      </w:r>
      <w:r w:rsidRPr="00EE3C4A">
        <w:rPr>
          <w:rFonts w:ascii="Segoe UI" w:hAnsi="Segoe UI" w:cs="Segoe UI"/>
        </w:rPr>
        <w:t xml:space="preserve">re there, add a reference to </w:t>
      </w:r>
      <w:proofErr w:type="spellStart"/>
      <w:r w:rsidRPr="00EE3C4A">
        <w:rPr>
          <w:rFonts w:ascii="Segoe UI" w:hAnsi="Segoe UI" w:cs="Segoe UI"/>
        </w:rPr>
        <w:t>MyShuttle.Data</w:t>
      </w:r>
      <w:proofErr w:type="spellEnd"/>
      <w:r w:rsidRPr="00EE3C4A">
        <w:rPr>
          <w:rFonts w:ascii="Segoe UI" w:hAnsi="Segoe UI" w:cs="Segoe UI"/>
        </w:rPr>
        <w:t xml:space="preserve"> and </w:t>
      </w:r>
      <w:proofErr w:type="spellStart"/>
      <w:r w:rsidRPr="00EE3C4A">
        <w:rPr>
          <w:rFonts w:ascii="Segoe UI" w:hAnsi="Segoe UI" w:cs="Segoe UI"/>
        </w:rPr>
        <w:t>MyShuttle.Model</w:t>
      </w:r>
      <w:proofErr w:type="spellEnd"/>
      <w:r w:rsidRPr="00EE3C4A">
        <w:rPr>
          <w:rFonts w:ascii="Segoe UI" w:hAnsi="Segoe UI" w:cs="Segoe UI"/>
        </w:rPr>
        <w:t xml:space="preserve"> as well:</w:t>
      </w:r>
    </w:p>
    <w:bookmarkEnd w:id="2"/>
    <w:bookmarkEnd w:id="1"/>
    <w:p w14:paraId="598060DD"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using </w:t>
      </w:r>
      <w:proofErr w:type="spellStart"/>
      <w:r w:rsidRPr="007032ED">
        <w:rPr>
          <w:rFonts w:ascii="Segoe UI" w:hAnsi="Segoe UI" w:cs="Segoe UI"/>
        </w:rPr>
        <w:t>MyShuttle.Data</w:t>
      </w:r>
      <w:proofErr w:type="spellEnd"/>
      <w:r w:rsidRPr="007032ED">
        <w:rPr>
          <w:rFonts w:ascii="Segoe UI" w:hAnsi="Segoe UI" w:cs="Segoe UI"/>
        </w:rPr>
        <w:t>;</w:t>
      </w:r>
    </w:p>
    <w:p w14:paraId="6BC13231" w14:textId="21C3E7A3" w:rsidR="007032ED" w:rsidRDefault="007032ED" w:rsidP="007032ED">
      <w:pPr>
        <w:pStyle w:val="Code"/>
        <w:ind w:left="1080"/>
        <w:rPr>
          <w:rFonts w:ascii="Segoe UI" w:hAnsi="Segoe UI" w:cs="Segoe UI"/>
        </w:rPr>
      </w:pPr>
      <w:r w:rsidRPr="007032ED">
        <w:rPr>
          <w:rFonts w:ascii="Segoe UI" w:hAnsi="Segoe UI" w:cs="Segoe UI"/>
        </w:rPr>
        <w:t xml:space="preserve">using </w:t>
      </w:r>
      <w:proofErr w:type="spellStart"/>
      <w:r w:rsidRPr="007032ED">
        <w:rPr>
          <w:rFonts w:ascii="Segoe UI" w:hAnsi="Segoe UI" w:cs="Segoe UI"/>
        </w:rPr>
        <w:t>MyShuttle.Model</w:t>
      </w:r>
      <w:proofErr w:type="spellEnd"/>
      <w:r w:rsidRPr="007032ED">
        <w:rPr>
          <w:rFonts w:ascii="Segoe UI" w:hAnsi="Segoe UI" w:cs="Segoe UI"/>
        </w:rPr>
        <w:t>;</w:t>
      </w:r>
    </w:p>
    <w:p w14:paraId="739A2A8F" w14:textId="7101D985" w:rsidR="007032ED" w:rsidRPr="00EE3C4A" w:rsidRDefault="007032ED" w:rsidP="007032ED">
      <w:pPr>
        <w:pStyle w:val="Code"/>
        <w:ind w:left="1080"/>
        <w:rPr>
          <w:rFonts w:ascii="Segoe UI" w:hAnsi="Segoe UI" w:cs="Segoe UI"/>
        </w:rPr>
      </w:pPr>
      <w:r w:rsidRPr="007032ED">
        <w:rPr>
          <w:rFonts w:ascii="Segoe UI" w:hAnsi="Segoe UI" w:cs="Segoe UI"/>
        </w:rPr>
        <w:t xml:space="preserve">using </w:t>
      </w:r>
      <w:proofErr w:type="spellStart"/>
      <w:r w:rsidRPr="007032ED">
        <w:rPr>
          <w:rFonts w:ascii="Segoe UI" w:hAnsi="Segoe UI" w:cs="Segoe UI"/>
        </w:rPr>
        <w:t>System.Threading.Tasks</w:t>
      </w:r>
      <w:proofErr w:type="spellEnd"/>
      <w:r w:rsidRPr="007032ED">
        <w:rPr>
          <w:rFonts w:ascii="Segoe UI" w:hAnsi="Segoe UI" w:cs="Segoe UI"/>
        </w:rPr>
        <w:t>;</w:t>
      </w:r>
    </w:p>
    <w:p w14:paraId="6D01B769" w14:textId="77777777" w:rsidR="009775AC" w:rsidRPr="00EE3C4A" w:rsidRDefault="009775AC" w:rsidP="000A7106">
      <w:pPr>
        <w:pStyle w:val="Ln1"/>
        <w:rPr>
          <w:rFonts w:ascii="Segoe UI" w:hAnsi="Segoe UI" w:cs="Segoe UI"/>
        </w:rPr>
      </w:pPr>
      <w:r w:rsidRPr="00EE3C4A">
        <w:rPr>
          <w:rFonts w:ascii="Segoe UI" w:hAnsi="Segoe UI" w:cs="Segoe UI"/>
        </w:rPr>
        <w:t xml:space="preserve">Now we can implement the constructor, which will use dependency injection to receive an instance of </w:t>
      </w:r>
      <w:proofErr w:type="spellStart"/>
      <w:r w:rsidRPr="00EE3C4A">
        <w:rPr>
          <w:rFonts w:ascii="Segoe UI" w:hAnsi="Segoe UI" w:cs="Segoe UI"/>
        </w:rPr>
        <w:t>IDriverRepository</w:t>
      </w:r>
      <w:proofErr w:type="spellEnd"/>
      <w:r w:rsidRPr="00EE3C4A">
        <w:rPr>
          <w:rFonts w:ascii="Segoe UI" w:hAnsi="Segoe UI" w:cs="Segoe UI"/>
        </w:rPr>
        <w:t>, and setup the member properties:</w:t>
      </w:r>
    </w:p>
    <w:p w14:paraId="75E627C2" w14:textId="77CB07FC" w:rsidR="009775AC" w:rsidRPr="00EE3C4A" w:rsidRDefault="009775AC" w:rsidP="007B4801">
      <w:pPr>
        <w:pStyle w:val="Code"/>
        <w:ind w:left="1080"/>
        <w:rPr>
          <w:rFonts w:ascii="Segoe UI" w:hAnsi="Segoe UI" w:cs="Segoe UI"/>
        </w:rPr>
      </w:pPr>
      <w:proofErr w:type="spellStart"/>
      <w:r w:rsidRPr="00EE3C4A">
        <w:rPr>
          <w:rFonts w:ascii="Segoe UI" w:hAnsi="Segoe UI" w:cs="Segoe UI"/>
        </w:rPr>
        <w:t>IDriverRepository</w:t>
      </w:r>
      <w:proofErr w:type="spellEnd"/>
      <w:r w:rsidRPr="00EE3C4A">
        <w:rPr>
          <w:rFonts w:ascii="Segoe UI" w:hAnsi="Segoe UI" w:cs="Segoe UI"/>
        </w:rPr>
        <w:t xml:space="preserve"> _</w:t>
      </w:r>
      <w:proofErr w:type="spellStart"/>
      <w:r w:rsidRPr="00EE3C4A">
        <w:rPr>
          <w:rFonts w:ascii="Segoe UI" w:hAnsi="Segoe UI" w:cs="Segoe UI"/>
        </w:rPr>
        <w:t>driverRepository</w:t>
      </w:r>
      <w:proofErr w:type="spellEnd"/>
      <w:r w:rsidRPr="00EE3C4A">
        <w:rPr>
          <w:rFonts w:ascii="Segoe UI" w:hAnsi="Segoe UI" w:cs="Segoe UI"/>
        </w:rPr>
        <w:t>;</w:t>
      </w:r>
    </w:p>
    <w:p w14:paraId="19903DFB" w14:textId="767009B7" w:rsidR="009775AC" w:rsidRPr="00EE3C4A" w:rsidRDefault="009775AC" w:rsidP="007B4801">
      <w:pPr>
        <w:pStyle w:val="Code"/>
        <w:ind w:left="1080"/>
        <w:rPr>
          <w:rFonts w:ascii="Segoe UI" w:hAnsi="Segoe UI" w:cs="Segoe UI"/>
        </w:rPr>
      </w:pPr>
      <w:r w:rsidRPr="00EE3C4A">
        <w:rPr>
          <w:rFonts w:ascii="Segoe UI" w:hAnsi="Segoe UI" w:cs="Segoe UI"/>
        </w:rPr>
        <w:t xml:space="preserve">private </w:t>
      </w:r>
      <w:proofErr w:type="spellStart"/>
      <w:r w:rsidRPr="00EE3C4A">
        <w:rPr>
          <w:rFonts w:ascii="Segoe UI" w:hAnsi="Segoe UI" w:cs="Segoe UI"/>
        </w:rPr>
        <w:t>const</w:t>
      </w:r>
      <w:proofErr w:type="spellEnd"/>
      <w:r w:rsidRPr="00EE3C4A">
        <w:rPr>
          <w:rFonts w:ascii="Segoe UI" w:hAnsi="Segoe UI" w:cs="Segoe UI"/>
        </w:rPr>
        <w:t xml:space="preserve"> </w:t>
      </w:r>
      <w:proofErr w:type="spellStart"/>
      <w:r w:rsidRPr="00EE3C4A">
        <w:rPr>
          <w:rFonts w:ascii="Segoe UI" w:hAnsi="Segoe UI" w:cs="Segoe UI"/>
        </w:rPr>
        <w:t>int</w:t>
      </w:r>
      <w:proofErr w:type="spellEnd"/>
      <w:r w:rsidRPr="00EE3C4A">
        <w:rPr>
          <w:rFonts w:ascii="Segoe UI" w:hAnsi="Segoe UI" w:cs="Segoe UI"/>
        </w:rPr>
        <w:t xml:space="preserve"> </w:t>
      </w:r>
      <w:proofErr w:type="spellStart"/>
      <w:r w:rsidRPr="00EE3C4A">
        <w:rPr>
          <w:rFonts w:ascii="Segoe UI" w:hAnsi="Segoe UI" w:cs="Segoe UI"/>
        </w:rPr>
        <w:t>DefaultCarrierID</w:t>
      </w:r>
      <w:proofErr w:type="spellEnd"/>
      <w:r w:rsidRPr="00EE3C4A">
        <w:rPr>
          <w:rFonts w:ascii="Segoe UI" w:hAnsi="Segoe UI" w:cs="Segoe UI"/>
        </w:rPr>
        <w:t xml:space="preserve"> = 0;</w:t>
      </w:r>
    </w:p>
    <w:p w14:paraId="4DA68D71" w14:textId="77777777" w:rsidR="009775AC" w:rsidRPr="00EE3C4A" w:rsidRDefault="009775AC" w:rsidP="007B4801">
      <w:pPr>
        <w:pStyle w:val="Code"/>
        <w:ind w:left="1080"/>
        <w:rPr>
          <w:rFonts w:ascii="Segoe UI" w:hAnsi="Segoe UI" w:cs="Segoe UI"/>
        </w:rPr>
      </w:pPr>
    </w:p>
    <w:p w14:paraId="098CF7EE" w14:textId="308D7195" w:rsidR="009775AC" w:rsidRPr="00EE3C4A" w:rsidRDefault="009775AC" w:rsidP="007B4801">
      <w:pPr>
        <w:pStyle w:val="Code"/>
        <w:ind w:left="1080"/>
        <w:rPr>
          <w:rFonts w:ascii="Segoe UI" w:hAnsi="Segoe UI" w:cs="Segoe UI"/>
        </w:rPr>
      </w:pPr>
      <w:r w:rsidRPr="00EE3C4A">
        <w:rPr>
          <w:rFonts w:ascii="Segoe UI" w:hAnsi="Segoe UI" w:cs="Segoe UI"/>
        </w:rPr>
        <w:t xml:space="preserve">public </w:t>
      </w:r>
      <w:proofErr w:type="spellStart"/>
      <w:r w:rsidRPr="00EE3C4A">
        <w:rPr>
          <w:rFonts w:ascii="Segoe UI" w:hAnsi="Segoe UI" w:cs="Segoe UI"/>
        </w:rPr>
        <w:t>DriversController</w:t>
      </w:r>
      <w:proofErr w:type="spellEnd"/>
      <w:r w:rsidRPr="00EE3C4A">
        <w:rPr>
          <w:rFonts w:ascii="Segoe UI" w:hAnsi="Segoe UI" w:cs="Segoe UI"/>
        </w:rPr>
        <w:t>(</w:t>
      </w:r>
      <w:proofErr w:type="spellStart"/>
      <w:r w:rsidRPr="00EE3C4A">
        <w:rPr>
          <w:rFonts w:ascii="Segoe UI" w:hAnsi="Segoe UI" w:cs="Segoe UI"/>
        </w:rPr>
        <w:t>IDriverRepository</w:t>
      </w:r>
      <w:proofErr w:type="spellEnd"/>
      <w:r w:rsidRPr="00EE3C4A">
        <w:rPr>
          <w:rFonts w:ascii="Segoe UI" w:hAnsi="Segoe UI" w:cs="Segoe UI"/>
        </w:rPr>
        <w:t xml:space="preserve"> </w:t>
      </w:r>
      <w:proofErr w:type="spellStart"/>
      <w:r w:rsidRPr="00EE3C4A">
        <w:rPr>
          <w:rFonts w:ascii="Segoe UI" w:hAnsi="Segoe UI" w:cs="Segoe UI"/>
        </w:rPr>
        <w:t>driverRepository</w:t>
      </w:r>
      <w:proofErr w:type="spellEnd"/>
      <w:r w:rsidRPr="00EE3C4A">
        <w:rPr>
          <w:rFonts w:ascii="Segoe UI" w:hAnsi="Segoe UI" w:cs="Segoe UI"/>
        </w:rPr>
        <w:t>)</w:t>
      </w:r>
    </w:p>
    <w:p w14:paraId="00100AB4" w14:textId="392DA3BC" w:rsidR="009775AC" w:rsidRPr="00EE3C4A" w:rsidRDefault="009775AC" w:rsidP="007B4801">
      <w:pPr>
        <w:pStyle w:val="Code"/>
        <w:ind w:left="1080"/>
        <w:rPr>
          <w:rFonts w:ascii="Segoe UI" w:hAnsi="Segoe UI" w:cs="Segoe UI"/>
        </w:rPr>
      </w:pPr>
      <w:r w:rsidRPr="00EE3C4A">
        <w:rPr>
          <w:rFonts w:ascii="Segoe UI" w:hAnsi="Segoe UI" w:cs="Segoe UI"/>
        </w:rPr>
        <w:t>{</w:t>
      </w:r>
    </w:p>
    <w:p w14:paraId="0277596F" w14:textId="521C330A" w:rsidR="009775AC" w:rsidRPr="00EE3C4A" w:rsidRDefault="009775AC" w:rsidP="007B4801">
      <w:pPr>
        <w:pStyle w:val="Code"/>
        <w:ind w:left="1080"/>
        <w:rPr>
          <w:rFonts w:ascii="Segoe UI" w:hAnsi="Segoe UI" w:cs="Segoe UI"/>
        </w:rPr>
      </w:pPr>
      <w:r w:rsidRPr="00EE3C4A">
        <w:rPr>
          <w:rFonts w:ascii="Segoe UI" w:hAnsi="Segoe UI" w:cs="Segoe UI"/>
        </w:rPr>
        <w:t xml:space="preserve">   _</w:t>
      </w:r>
      <w:proofErr w:type="spellStart"/>
      <w:r w:rsidRPr="00EE3C4A">
        <w:rPr>
          <w:rFonts w:ascii="Segoe UI" w:hAnsi="Segoe UI" w:cs="Segoe UI"/>
        </w:rPr>
        <w:t>driverRepository</w:t>
      </w:r>
      <w:proofErr w:type="spellEnd"/>
      <w:r w:rsidRPr="00EE3C4A">
        <w:rPr>
          <w:rFonts w:ascii="Segoe UI" w:hAnsi="Segoe UI" w:cs="Segoe UI"/>
        </w:rPr>
        <w:t xml:space="preserve"> = </w:t>
      </w:r>
      <w:proofErr w:type="spellStart"/>
      <w:r w:rsidRPr="00EE3C4A">
        <w:rPr>
          <w:rFonts w:ascii="Segoe UI" w:hAnsi="Segoe UI" w:cs="Segoe UI"/>
        </w:rPr>
        <w:t>driverRepository</w:t>
      </w:r>
      <w:proofErr w:type="spellEnd"/>
      <w:r w:rsidRPr="00EE3C4A">
        <w:rPr>
          <w:rFonts w:ascii="Segoe UI" w:hAnsi="Segoe UI" w:cs="Segoe UI"/>
        </w:rPr>
        <w:t>;</w:t>
      </w:r>
    </w:p>
    <w:p w14:paraId="37AEBA16" w14:textId="0E1CD10F" w:rsidR="009775AC" w:rsidRPr="00EE3C4A" w:rsidRDefault="009775AC" w:rsidP="007B4801">
      <w:pPr>
        <w:pStyle w:val="Code"/>
        <w:ind w:left="1080"/>
        <w:rPr>
          <w:rFonts w:ascii="Segoe UI" w:hAnsi="Segoe UI" w:cs="Segoe UI"/>
        </w:rPr>
      </w:pPr>
      <w:r w:rsidRPr="00EE3C4A">
        <w:rPr>
          <w:rFonts w:ascii="Segoe UI" w:hAnsi="Segoe UI" w:cs="Segoe UI"/>
        </w:rPr>
        <w:lastRenderedPageBreak/>
        <w:t>}</w:t>
      </w:r>
    </w:p>
    <w:p w14:paraId="4525BF6B" w14:textId="77777777" w:rsidR="009775AC" w:rsidRPr="00EE3C4A" w:rsidRDefault="009775AC" w:rsidP="00A7148C">
      <w:pPr>
        <w:pStyle w:val="Ln1"/>
        <w:numPr>
          <w:ilvl w:val="0"/>
          <w:numId w:val="0"/>
        </w:numPr>
        <w:ind w:left="714"/>
        <w:rPr>
          <w:rFonts w:ascii="Segoe UI" w:hAnsi="Segoe UI" w:cs="Segoe UI"/>
        </w:rPr>
      </w:pPr>
    </w:p>
    <w:p w14:paraId="676DCD92" w14:textId="6D3A6332" w:rsidR="009775AC" w:rsidRPr="00EE3C4A" w:rsidRDefault="009775AC" w:rsidP="000A7106">
      <w:pPr>
        <w:pStyle w:val="Ln1"/>
        <w:rPr>
          <w:rFonts w:ascii="Segoe UI" w:hAnsi="Segoe UI" w:cs="Segoe UI"/>
        </w:rPr>
      </w:pPr>
      <w:r w:rsidRPr="00EE3C4A">
        <w:rPr>
          <w:rFonts w:ascii="Segoe UI" w:hAnsi="Segoe UI" w:cs="Segoe UI"/>
        </w:rPr>
        <w:t xml:space="preserve">The implementation of the CRUD operations thereafter is straightforward, with the note that these calls have been implemented using </w:t>
      </w:r>
      <w:proofErr w:type="spellStart"/>
      <w:r w:rsidR="000E25A2" w:rsidRPr="00EE3C4A">
        <w:rPr>
          <w:rFonts w:ascii="Segoe UI" w:hAnsi="Segoe UI" w:cs="Segoe UI"/>
        </w:rPr>
        <w:t>Async</w:t>
      </w:r>
      <w:proofErr w:type="spellEnd"/>
      <w:r w:rsidRPr="00EE3C4A">
        <w:rPr>
          <w:rFonts w:ascii="Segoe UI" w:hAnsi="Segoe UI" w:cs="Segoe UI"/>
        </w:rPr>
        <w:t xml:space="preserve"> to ensure performance is optimal:</w:t>
      </w:r>
    </w:p>
    <w:p w14:paraId="5CA81A41"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public </w:t>
      </w:r>
      <w:proofErr w:type="spellStart"/>
      <w:r w:rsidRPr="007032ED">
        <w:rPr>
          <w:rFonts w:ascii="Segoe UI" w:hAnsi="Segoe UI" w:cs="Segoe UI"/>
        </w:rPr>
        <w:t>async</w:t>
      </w:r>
      <w:proofErr w:type="spellEnd"/>
      <w:r w:rsidRPr="007032ED">
        <w:rPr>
          <w:rFonts w:ascii="Segoe UI" w:hAnsi="Segoe UI" w:cs="Segoe UI"/>
        </w:rPr>
        <w:t xml:space="preserve"> Task&lt;Driver&gt; Get(</w:t>
      </w:r>
      <w:proofErr w:type="spellStart"/>
      <w:r w:rsidRPr="007032ED">
        <w:rPr>
          <w:rFonts w:ascii="Segoe UI" w:hAnsi="Segoe UI" w:cs="Segoe UI"/>
        </w:rPr>
        <w:t>int</w:t>
      </w:r>
      <w:proofErr w:type="spellEnd"/>
      <w:r w:rsidRPr="007032ED">
        <w:rPr>
          <w:rFonts w:ascii="Segoe UI" w:hAnsi="Segoe UI" w:cs="Segoe UI"/>
        </w:rPr>
        <w:t xml:space="preserve"> id)</w:t>
      </w:r>
    </w:p>
    <w:p w14:paraId="38041FDB"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
    <w:p w14:paraId="1146F226"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return await _</w:t>
      </w:r>
      <w:proofErr w:type="spellStart"/>
      <w:r w:rsidRPr="007032ED">
        <w:rPr>
          <w:rFonts w:ascii="Segoe UI" w:hAnsi="Segoe UI" w:cs="Segoe UI"/>
        </w:rPr>
        <w:t>driverRepository.GetAsync</w:t>
      </w:r>
      <w:proofErr w:type="spellEnd"/>
      <w:r w:rsidRPr="007032ED">
        <w:rPr>
          <w:rFonts w:ascii="Segoe UI" w:hAnsi="Segoe UI" w:cs="Segoe UI"/>
        </w:rPr>
        <w:t>(</w:t>
      </w:r>
      <w:proofErr w:type="spellStart"/>
      <w:r w:rsidRPr="007032ED">
        <w:rPr>
          <w:rFonts w:ascii="Segoe UI" w:hAnsi="Segoe UI" w:cs="Segoe UI"/>
        </w:rPr>
        <w:t>DefaultCarrierID</w:t>
      </w:r>
      <w:proofErr w:type="spellEnd"/>
      <w:r w:rsidRPr="007032ED">
        <w:rPr>
          <w:rFonts w:ascii="Segoe UI" w:hAnsi="Segoe UI" w:cs="Segoe UI"/>
        </w:rPr>
        <w:t>, id);</w:t>
      </w:r>
    </w:p>
    <w:p w14:paraId="69C44A42"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
    <w:p w14:paraId="2A61B77F" w14:textId="77777777" w:rsidR="007032ED" w:rsidRPr="007032ED" w:rsidRDefault="007032ED" w:rsidP="007032ED">
      <w:pPr>
        <w:pStyle w:val="Code"/>
        <w:ind w:left="1080"/>
        <w:rPr>
          <w:rFonts w:ascii="Segoe UI" w:hAnsi="Segoe UI" w:cs="Segoe UI"/>
        </w:rPr>
      </w:pPr>
    </w:p>
    <w:p w14:paraId="01C93DBC"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roofErr w:type="spellStart"/>
      <w:r w:rsidRPr="007032ED">
        <w:rPr>
          <w:rFonts w:ascii="Segoe UI" w:hAnsi="Segoe UI" w:cs="Segoe UI"/>
        </w:rPr>
        <w:t>ActionName</w:t>
      </w:r>
      <w:proofErr w:type="spellEnd"/>
      <w:r w:rsidRPr="007032ED">
        <w:rPr>
          <w:rFonts w:ascii="Segoe UI" w:hAnsi="Segoe UI" w:cs="Segoe UI"/>
        </w:rPr>
        <w:t>("search")]</w:t>
      </w:r>
    </w:p>
    <w:p w14:paraId="20520A6C"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public </w:t>
      </w:r>
      <w:proofErr w:type="spellStart"/>
      <w:r w:rsidRPr="007032ED">
        <w:rPr>
          <w:rFonts w:ascii="Segoe UI" w:hAnsi="Segoe UI" w:cs="Segoe UI"/>
        </w:rPr>
        <w:t>async</w:t>
      </w:r>
      <w:proofErr w:type="spellEnd"/>
      <w:r w:rsidRPr="007032ED">
        <w:rPr>
          <w:rFonts w:ascii="Segoe UI" w:hAnsi="Segoe UI" w:cs="Segoe UI"/>
        </w:rPr>
        <w:t xml:space="preserve"> Task&lt;</w:t>
      </w:r>
      <w:proofErr w:type="spellStart"/>
      <w:r w:rsidRPr="007032ED">
        <w:rPr>
          <w:rFonts w:ascii="Segoe UI" w:hAnsi="Segoe UI" w:cs="Segoe UI"/>
        </w:rPr>
        <w:t>IEnumerable</w:t>
      </w:r>
      <w:proofErr w:type="spellEnd"/>
      <w:r w:rsidRPr="007032ED">
        <w:rPr>
          <w:rFonts w:ascii="Segoe UI" w:hAnsi="Segoe UI" w:cs="Segoe UI"/>
        </w:rPr>
        <w:t xml:space="preserve">&lt;Driver&gt;&gt; Get(string filter, </w:t>
      </w:r>
      <w:proofErr w:type="spellStart"/>
      <w:r w:rsidRPr="007032ED">
        <w:rPr>
          <w:rFonts w:ascii="Segoe UI" w:hAnsi="Segoe UI" w:cs="Segoe UI"/>
        </w:rPr>
        <w:t>int</w:t>
      </w:r>
      <w:proofErr w:type="spellEnd"/>
      <w:r w:rsidRPr="007032ED">
        <w:rPr>
          <w:rFonts w:ascii="Segoe UI" w:hAnsi="Segoe UI" w:cs="Segoe UI"/>
        </w:rPr>
        <w:t xml:space="preserve"> </w:t>
      </w:r>
      <w:proofErr w:type="spellStart"/>
      <w:r w:rsidRPr="007032ED">
        <w:rPr>
          <w:rFonts w:ascii="Segoe UI" w:hAnsi="Segoe UI" w:cs="Segoe UI"/>
        </w:rPr>
        <w:t>pageSize</w:t>
      </w:r>
      <w:proofErr w:type="spellEnd"/>
      <w:r w:rsidRPr="007032ED">
        <w:rPr>
          <w:rFonts w:ascii="Segoe UI" w:hAnsi="Segoe UI" w:cs="Segoe UI"/>
        </w:rPr>
        <w:t xml:space="preserve">, </w:t>
      </w:r>
      <w:proofErr w:type="spellStart"/>
      <w:r w:rsidRPr="007032ED">
        <w:rPr>
          <w:rFonts w:ascii="Segoe UI" w:hAnsi="Segoe UI" w:cs="Segoe UI"/>
        </w:rPr>
        <w:t>int</w:t>
      </w:r>
      <w:proofErr w:type="spellEnd"/>
      <w:r w:rsidRPr="007032ED">
        <w:rPr>
          <w:rFonts w:ascii="Segoe UI" w:hAnsi="Segoe UI" w:cs="Segoe UI"/>
        </w:rPr>
        <w:t xml:space="preserve"> </w:t>
      </w:r>
      <w:proofErr w:type="spellStart"/>
      <w:r w:rsidRPr="007032ED">
        <w:rPr>
          <w:rFonts w:ascii="Segoe UI" w:hAnsi="Segoe UI" w:cs="Segoe UI"/>
        </w:rPr>
        <w:t>pageCount</w:t>
      </w:r>
      <w:proofErr w:type="spellEnd"/>
      <w:r w:rsidRPr="007032ED">
        <w:rPr>
          <w:rFonts w:ascii="Segoe UI" w:hAnsi="Segoe UI" w:cs="Segoe UI"/>
        </w:rPr>
        <w:t>)</w:t>
      </w:r>
    </w:p>
    <w:p w14:paraId="0666A2C3"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
    <w:p w14:paraId="2A7ECEEF"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if (</w:t>
      </w:r>
      <w:proofErr w:type="spellStart"/>
      <w:r w:rsidRPr="007032ED">
        <w:rPr>
          <w:rFonts w:ascii="Segoe UI" w:hAnsi="Segoe UI" w:cs="Segoe UI"/>
        </w:rPr>
        <w:t>String.IsNullOrEmpty</w:t>
      </w:r>
      <w:proofErr w:type="spellEnd"/>
      <w:r w:rsidRPr="007032ED">
        <w:rPr>
          <w:rFonts w:ascii="Segoe UI" w:hAnsi="Segoe UI" w:cs="Segoe UI"/>
        </w:rPr>
        <w:t>(filter))</w:t>
      </w:r>
    </w:p>
    <w:p w14:paraId="5DD57439"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filter = </w:t>
      </w:r>
      <w:proofErr w:type="spellStart"/>
      <w:r w:rsidRPr="007032ED">
        <w:rPr>
          <w:rFonts w:ascii="Segoe UI" w:hAnsi="Segoe UI" w:cs="Segoe UI"/>
        </w:rPr>
        <w:t>string.Empty</w:t>
      </w:r>
      <w:proofErr w:type="spellEnd"/>
      <w:r w:rsidRPr="007032ED">
        <w:rPr>
          <w:rFonts w:ascii="Segoe UI" w:hAnsi="Segoe UI" w:cs="Segoe UI"/>
        </w:rPr>
        <w:t>;</w:t>
      </w:r>
    </w:p>
    <w:p w14:paraId="60D8A0E5" w14:textId="77777777" w:rsidR="007032ED" w:rsidRPr="007032ED" w:rsidRDefault="007032ED" w:rsidP="007032ED">
      <w:pPr>
        <w:pStyle w:val="Code"/>
        <w:ind w:left="1080"/>
        <w:rPr>
          <w:rFonts w:ascii="Segoe UI" w:hAnsi="Segoe UI" w:cs="Segoe UI"/>
        </w:rPr>
      </w:pPr>
    </w:p>
    <w:p w14:paraId="71A16A7F"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return await _</w:t>
      </w:r>
      <w:proofErr w:type="spellStart"/>
      <w:r w:rsidRPr="007032ED">
        <w:rPr>
          <w:rFonts w:ascii="Segoe UI" w:hAnsi="Segoe UI" w:cs="Segoe UI"/>
        </w:rPr>
        <w:t>driverRepository.GetDriversAsync</w:t>
      </w:r>
      <w:proofErr w:type="spellEnd"/>
      <w:r w:rsidRPr="007032ED">
        <w:rPr>
          <w:rFonts w:ascii="Segoe UI" w:hAnsi="Segoe UI" w:cs="Segoe UI"/>
        </w:rPr>
        <w:t>(</w:t>
      </w:r>
      <w:proofErr w:type="spellStart"/>
      <w:r w:rsidRPr="007032ED">
        <w:rPr>
          <w:rFonts w:ascii="Segoe UI" w:hAnsi="Segoe UI" w:cs="Segoe UI"/>
        </w:rPr>
        <w:t>DefaultCarrierID</w:t>
      </w:r>
      <w:proofErr w:type="spellEnd"/>
      <w:r w:rsidRPr="007032ED">
        <w:rPr>
          <w:rFonts w:ascii="Segoe UI" w:hAnsi="Segoe UI" w:cs="Segoe UI"/>
        </w:rPr>
        <w:t xml:space="preserve">, filter, </w:t>
      </w:r>
      <w:proofErr w:type="spellStart"/>
      <w:r w:rsidRPr="007032ED">
        <w:rPr>
          <w:rFonts w:ascii="Segoe UI" w:hAnsi="Segoe UI" w:cs="Segoe UI"/>
        </w:rPr>
        <w:t>pageSize</w:t>
      </w:r>
      <w:proofErr w:type="spellEnd"/>
      <w:r w:rsidRPr="007032ED">
        <w:rPr>
          <w:rFonts w:ascii="Segoe UI" w:hAnsi="Segoe UI" w:cs="Segoe UI"/>
        </w:rPr>
        <w:t xml:space="preserve">, </w:t>
      </w:r>
      <w:proofErr w:type="spellStart"/>
      <w:r w:rsidRPr="007032ED">
        <w:rPr>
          <w:rFonts w:ascii="Segoe UI" w:hAnsi="Segoe UI" w:cs="Segoe UI"/>
        </w:rPr>
        <w:t>pageCount</w:t>
      </w:r>
      <w:proofErr w:type="spellEnd"/>
      <w:r w:rsidRPr="007032ED">
        <w:rPr>
          <w:rFonts w:ascii="Segoe UI" w:hAnsi="Segoe UI" w:cs="Segoe UI"/>
        </w:rPr>
        <w:t>);</w:t>
      </w:r>
    </w:p>
    <w:p w14:paraId="587F8D43"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
    <w:p w14:paraId="305B1862" w14:textId="77777777" w:rsidR="007032ED" w:rsidRPr="007032ED" w:rsidRDefault="007032ED" w:rsidP="007032ED">
      <w:pPr>
        <w:pStyle w:val="Code"/>
        <w:ind w:left="1080"/>
        <w:rPr>
          <w:rFonts w:ascii="Segoe UI" w:hAnsi="Segoe UI" w:cs="Segoe UI"/>
        </w:rPr>
      </w:pPr>
    </w:p>
    <w:p w14:paraId="31C347A9"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roofErr w:type="spellStart"/>
      <w:r w:rsidRPr="007032ED">
        <w:rPr>
          <w:rFonts w:ascii="Segoe UI" w:hAnsi="Segoe UI" w:cs="Segoe UI"/>
        </w:rPr>
        <w:t>ActionName</w:t>
      </w:r>
      <w:proofErr w:type="spellEnd"/>
      <w:r w:rsidRPr="007032ED">
        <w:rPr>
          <w:rFonts w:ascii="Segoe UI" w:hAnsi="Segoe UI" w:cs="Segoe UI"/>
        </w:rPr>
        <w:t>("filter")]</w:t>
      </w:r>
    </w:p>
    <w:p w14:paraId="2BA0F2FD"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public </w:t>
      </w:r>
      <w:proofErr w:type="spellStart"/>
      <w:r w:rsidRPr="007032ED">
        <w:rPr>
          <w:rFonts w:ascii="Segoe UI" w:hAnsi="Segoe UI" w:cs="Segoe UI"/>
        </w:rPr>
        <w:t>async</w:t>
      </w:r>
      <w:proofErr w:type="spellEnd"/>
      <w:r w:rsidRPr="007032ED">
        <w:rPr>
          <w:rFonts w:ascii="Segoe UI" w:hAnsi="Segoe UI" w:cs="Segoe UI"/>
        </w:rPr>
        <w:t xml:space="preserve"> Task&lt;</w:t>
      </w:r>
      <w:proofErr w:type="spellStart"/>
      <w:r w:rsidRPr="007032ED">
        <w:rPr>
          <w:rFonts w:ascii="Segoe UI" w:hAnsi="Segoe UI" w:cs="Segoe UI"/>
        </w:rPr>
        <w:t>IEnumerable</w:t>
      </w:r>
      <w:proofErr w:type="spellEnd"/>
      <w:r w:rsidRPr="007032ED">
        <w:rPr>
          <w:rFonts w:ascii="Segoe UI" w:hAnsi="Segoe UI" w:cs="Segoe UI"/>
        </w:rPr>
        <w:t xml:space="preserve">&lt;Driver&gt;&gt; </w:t>
      </w:r>
      <w:proofErr w:type="spellStart"/>
      <w:r w:rsidRPr="007032ED">
        <w:rPr>
          <w:rFonts w:ascii="Segoe UI" w:hAnsi="Segoe UI" w:cs="Segoe UI"/>
        </w:rPr>
        <w:t>GetDriversFilter</w:t>
      </w:r>
      <w:proofErr w:type="spellEnd"/>
      <w:r w:rsidRPr="007032ED">
        <w:rPr>
          <w:rFonts w:ascii="Segoe UI" w:hAnsi="Segoe UI" w:cs="Segoe UI"/>
        </w:rPr>
        <w:t>()</w:t>
      </w:r>
    </w:p>
    <w:p w14:paraId="5896B085"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
    <w:p w14:paraId="27FECBA3"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return await _</w:t>
      </w:r>
      <w:proofErr w:type="spellStart"/>
      <w:r w:rsidRPr="007032ED">
        <w:rPr>
          <w:rFonts w:ascii="Segoe UI" w:hAnsi="Segoe UI" w:cs="Segoe UI"/>
        </w:rPr>
        <w:t>driverRepository.GetDriversFilterAsync</w:t>
      </w:r>
      <w:proofErr w:type="spellEnd"/>
      <w:r w:rsidRPr="007032ED">
        <w:rPr>
          <w:rFonts w:ascii="Segoe UI" w:hAnsi="Segoe UI" w:cs="Segoe UI"/>
        </w:rPr>
        <w:t>(</w:t>
      </w:r>
      <w:proofErr w:type="spellStart"/>
      <w:r w:rsidRPr="007032ED">
        <w:rPr>
          <w:rFonts w:ascii="Segoe UI" w:hAnsi="Segoe UI" w:cs="Segoe UI"/>
        </w:rPr>
        <w:t>DefaultCarrierID</w:t>
      </w:r>
      <w:proofErr w:type="spellEnd"/>
      <w:r w:rsidRPr="007032ED">
        <w:rPr>
          <w:rFonts w:ascii="Segoe UI" w:hAnsi="Segoe UI" w:cs="Segoe UI"/>
        </w:rPr>
        <w:t>);</w:t>
      </w:r>
    </w:p>
    <w:p w14:paraId="74D70693"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
    <w:p w14:paraId="782437D9" w14:textId="77777777" w:rsidR="007032ED" w:rsidRPr="007032ED" w:rsidRDefault="007032ED" w:rsidP="007032ED">
      <w:pPr>
        <w:pStyle w:val="Code"/>
        <w:ind w:left="1080"/>
        <w:rPr>
          <w:rFonts w:ascii="Segoe UI" w:hAnsi="Segoe UI" w:cs="Segoe UI"/>
        </w:rPr>
      </w:pPr>
    </w:p>
    <w:p w14:paraId="207F892E"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roofErr w:type="spellStart"/>
      <w:r w:rsidRPr="007032ED">
        <w:rPr>
          <w:rFonts w:ascii="Segoe UI" w:hAnsi="Segoe UI" w:cs="Segoe UI"/>
        </w:rPr>
        <w:t>ActionName</w:t>
      </w:r>
      <w:proofErr w:type="spellEnd"/>
      <w:r w:rsidRPr="007032ED">
        <w:rPr>
          <w:rFonts w:ascii="Segoe UI" w:hAnsi="Segoe UI" w:cs="Segoe UI"/>
        </w:rPr>
        <w:t>("count")]</w:t>
      </w:r>
    </w:p>
    <w:p w14:paraId="57BE5B3D"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public </w:t>
      </w:r>
      <w:proofErr w:type="spellStart"/>
      <w:r w:rsidRPr="007032ED">
        <w:rPr>
          <w:rFonts w:ascii="Segoe UI" w:hAnsi="Segoe UI" w:cs="Segoe UI"/>
        </w:rPr>
        <w:t>async</w:t>
      </w:r>
      <w:proofErr w:type="spellEnd"/>
      <w:r w:rsidRPr="007032ED">
        <w:rPr>
          <w:rFonts w:ascii="Segoe UI" w:hAnsi="Segoe UI" w:cs="Segoe UI"/>
        </w:rPr>
        <w:t xml:space="preserve"> Task&lt;</w:t>
      </w:r>
      <w:proofErr w:type="spellStart"/>
      <w:r w:rsidRPr="007032ED">
        <w:rPr>
          <w:rFonts w:ascii="Segoe UI" w:hAnsi="Segoe UI" w:cs="Segoe UI"/>
        </w:rPr>
        <w:t>int</w:t>
      </w:r>
      <w:proofErr w:type="spellEnd"/>
      <w:r w:rsidRPr="007032ED">
        <w:rPr>
          <w:rFonts w:ascii="Segoe UI" w:hAnsi="Segoe UI" w:cs="Segoe UI"/>
        </w:rPr>
        <w:t xml:space="preserve">&gt; </w:t>
      </w:r>
      <w:proofErr w:type="spellStart"/>
      <w:r w:rsidRPr="007032ED">
        <w:rPr>
          <w:rFonts w:ascii="Segoe UI" w:hAnsi="Segoe UI" w:cs="Segoe UI"/>
        </w:rPr>
        <w:t>GetCount</w:t>
      </w:r>
      <w:proofErr w:type="spellEnd"/>
      <w:r w:rsidRPr="007032ED">
        <w:rPr>
          <w:rFonts w:ascii="Segoe UI" w:hAnsi="Segoe UI" w:cs="Segoe UI"/>
        </w:rPr>
        <w:t>(string filter)</w:t>
      </w:r>
    </w:p>
    <w:p w14:paraId="3CBF0F79"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
    <w:p w14:paraId="08C16668"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if (</w:t>
      </w:r>
      <w:proofErr w:type="spellStart"/>
      <w:r w:rsidRPr="007032ED">
        <w:rPr>
          <w:rFonts w:ascii="Segoe UI" w:hAnsi="Segoe UI" w:cs="Segoe UI"/>
        </w:rPr>
        <w:t>String.IsNullOrEmpty</w:t>
      </w:r>
      <w:proofErr w:type="spellEnd"/>
      <w:r w:rsidRPr="007032ED">
        <w:rPr>
          <w:rFonts w:ascii="Segoe UI" w:hAnsi="Segoe UI" w:cs="Segoe UI"/>
        </w:rPr>
        <w:t>(filter))</w:t>
      </w:r>
    </w:p>
    <w:p w14:paraId="7E826843"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filter = </w:t>
      </w:r>
      <w:proofErr w:type="spellStart"/>
      <w:r w:rsidRPr="007032ED">
        <w:rPr>
          <w:rFonts w:ascii="Segoe UI" w:hAnsi="Segoe UI" w:cs="Segoe UI"/>
        </w:rPr>
        <w:t>string.Empty</w:t>
      </w:r>
      <w:proofErr w:type="spellEnd"/>
      <w:r w:rsidRPr="007032ED">
        <w:rPr>
          <w:rFonts w:ascii="Segoe UI" w:hAnsi="Segoe UI" w:cs="Segoe UI"/>
        </w:rPr>
        <w:t>;</w:t>
      </w:r>
    </w:p>
    <w:p w14:paraId="6BE6D34A" w14:textId="77777777" w:rsidR="007032ED" w:rsidRPr="007032ED" w:rsidRDefault="007032ED" w:rsidP="007032ED">
      <w:pPr>
        <w:pStyle w:val="Code"/>
        <w:ind w:left="1080"/>
        <w:rPr>
          <w:rFonts w:ascii="Segoe UI" w:hAnsi="Segoe UI" w:cs="Segoe UI"/>
        </w:rPr>
      </w:pPr>
    </w:p>
    <w:p w14:paraId="1144AEF4" w14:textId="77777777" w:rsidR="007032ED" w:rsidRPr="007032ED" w:rsidRDefault="007032ED" w:rsidP="007032ED">
      <w:pPr>
        <w:pStyle w:val="Code"/>
        <w:ind w:left="1080"/>
        <w:rPr>
          <w:rFonts w:ascii="Segoe UI" w:hAnsi="Segoe UI" w:cs="Segoe UI"/>
        </w:rPr>
      </w:pPr>
      <w:r w:rsidRPr="007032ED">
        <w:rPr>
          <w:rFonts w:ascii="Segoe UI" w:hAnsi="Segoe UI" w:cs="Segoe UI"/>
        </w:rPr>
        <w:lastRenderedPageBreak/>
        <w:t xml:space="preserve">            return await _</w:t>
      </w:r>
      <w:proofErr w:type="spellStart"/>
      <w:r w:rsidRPr="007032ED">
        <w:rPr>
          <w:rFonts w:ascii="Segoe UI" w:hAnsi="Segoe UI" w:cs="Segoe UI"/>
        </w:rPr>
        <w:t>driverRepository.GetCountAsync</w:t>
      </w:r>
      <w:proofErr w:type="spellEnd"/>
      <w:r w:rsidRPr="007032ED">
        <w:rPr>
          <w:rFonts w:ascii="Segoe UI" w:hAnsi="Segoe UI" w:cs="Segoe UI"/>
        </w:rPr>
        <w:t>(</w:t>
      </w:r>
      <w:proofErr w:type="spellStart"/>
      <w:r w:rsidRPr="007032ED">
        <w:rPr>
          <w:rFonts w:ascii="Segoe UI" w:hAnsi="Segoe UI" w:cs="Segoe UI"/>
        </w:rPr>
        <w:t>DefaultCarrierID</w:t>
      </w:r>
      <w:proofErr w:type="spellEnd"/>
      <w:r w:rsidRPr="007032ED">
        <w:rPr>
          <w:rFonts w:ascii="Segoe UI" w:hAnsi="Segoe UI" w:cs="Segoe UI"/>
        </w:rPr>
        <w:t>, filter);</w:t>
      </w:r>
    </w:p>
    <w:p w14:paraId="12F87DDE"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
    <w:p w14:paraId="62015C1A" w14:textId="77777777" w:rsidR="007032ED" w:rsidRPr="007032ED" w:rsidRDefault="007032ED" w:rsidP="007032ED">
      <w:pPr>
        <w:pStyle w:val="Code"/>
        <w:ind w:left="1080"/>
        <w:rPr>
          <w:rFonts w:ascii="Segoe UI" w:hAnsi="Segoe UI" w:cs="Segoe UI"/>
        </w:rPr>
      </w:pPr>
    </w:p>
    <w:p w14:paraId="693742F6"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roofErr w:type="spellStart"/>
      <w:r w:rsidRPr="007032ED">
        <w:rPr>
          <w:rFonts w:ascii="Segoe UI" w:hAnsi="Segoe UI" w:cs="Segoe UI"/>
        </w:rPr>
        <w:t>HttpPost</w:t>
      </w:r>
      <w:proofErr w:type="spellEnd"/>
      <w:r w:rsidRPr="007032ED">
        <w:rPr>
          <w:rFonts w:ascii="Segoe UI" w:hAnsi="Segoe UI" w:cs="Segoe UI"/>
        </w:rPr>
        <w:t>]</w:t>
      </w:r>
    </w:p>
    <w:p w14:paraId="0810B854"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public </w:t>
      </w:r>
      <w:proofErr w:type="spellStart"/>
      <w:r w:rsidRPr="007032ED">
        <w:rPr>
          <w:rFonts w:ascii="Segoe UI" w:hAnsi="Segoe UI" w:cs="Segoe UI"/>
        </w:rPr>
        <w:t>async</w:t>
      </w:r>
      <w:proofErr w:type="spellEnd"/>
      <w:r w:rsidRPr="007032ED">
        <w:rPr>
          <w:rFonts w:ascii="Segoe UI" w:hAnsi="Segoe UI" w:cs="Segoe UI"/>
        </w:rPr>
        <w:t xml:space="preserve"> Task&lt;</w:t>
      </w:r>
      <w:proofErr w:type="spellStart"/>
      <w:r w:rsidRPr="007032ED">
        <w:rPr>
          <w:rFonts w:ascii="Segoe UI" w:hAnsi="Segoe UI" w:cs="Segoe UI"/>
        </w:rPr>
        <w:t>int</w:t>
      </w:r>
      <w:proofErr w:type="spellEnd"/>
      <w:r w:rsidRPr="007032ED">
        <w:rPr>
          <w:rFonts w:ascii="Segoe UI" w:hAnsi="Segoe UI" w:cs="Segoe UI"/>
        </w:rPr>
        <w:t>&gt; Post([</w:t>
      </w:r>
      <w:proofErr w:type="spellStart"/>
      <w:r w:rsidRPr="007032ED">
        <w:rPr>
          <w:rFonts w:ascii="Segoe UI" w:hAnsi="Segoe UI" w:cs="Segoe UI"/>
        </w:rPr>
        <w:t>FromBody</w:t>
      </w:r>
      <w:proofErr w:type="spellEnd"/>
      <w:r w:rsidRPr="007032ED">
        <w:rPr>
          <w:rFonts w:ascii="Segoe UI" w:hAnsi="Segoe UI" w:cs="Segoe UI"/>
        </w:rPr>
        <w:t>]Driver driver)</w:t>
      </w:r>
    </w:p>
    <w:p w14:paraId="047C23A5"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
    <w:p w14:paraId="29701C1A"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roofErr w:type="spellStart"/>
      <w:r w:rsidRPr="007032ED">
        <w:rPr>
          <w:rFonts w:ascii="Segoe UI" w:hAnsi="Segoe UI" w:cs="Segoe UI"/>
        </w:rPr>
        <w:t>driver.CarrierId</w:t>
      </w:r>
      <w:proofErr w:type="spellEnd"/>
      <w:r w:rsidRPr="007032ED">
        <w:rPr>
          <w:rFonts w:ascii="Segoe UI" w:hAnsi="Segoe UI" w:cs="Segoe UI"/>
        </w:rPr>
        <w:t xml:space="preserve"> = </w:t>
      </w:r>
      <w:proofErr w:type="spellStart"/>
      <w:r w:rsidRPr="007032ED">
        <w:rPr>
          <w:rFonts w:ascii="Segoe UI" w:hAnsi="Segoe UI" w:cs="Segoe UI"/>
        </w:rPr>
        <w:t>DefaultCarrierID</w:t>
      </w:r>
      <w:proofErr w:type="spellEnd"/>
      <w:r w:rsidRPr="007032ED">
        <w:rPr>
          <w:rFonts w:ascii="Segoe UI" w:hAnsi="Segoe UI" w:cs="Segoe UI"/>
        </w:rPr>
        <w:t>;</w:t>
      </w:r>
    </w:p>
    <w:p w14:paraId="4CF2DCE6"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return await _</w:t>
      </w:r>
      <w:proofErr w:type="spellStart"/>
      <w:r w:rsidRPr="007032ED">
        <w:rPr>
          <w:rFonts w:ascii="Segoe UI" w:hAnsi="Segoe UI" w:cs="Segoe UI"/>
        </w:rPr>
        <w:t>driverRepository.AddAsync</w:t>
      </w:r>
      <w:proofErr w:type="spellEnd"/>
      <w:r w:rsidRPr="007032ED">
        <w:rPr>
          <w:rFonts w:ascii="Segoe UI" w:hAnsi="Segoe UI" w:cs="Segoe UI"/>
        </w:rPr>
        <w:t>(driver);</w:t>
      </w:r>
    </w:p>
    <w:p w14:paraId="1C113A06"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
    <w:p w14:paraId="5BEBC32E" w14:textId="77777777" w:rsidR="007032ED" w:rsidRPr="007032ED" w:rsidRDefault="007032ED" w:rsidP="007032ED">
      <w:pPr>
        <w:pStyle w:val="Code"/>
        <w:ind w:left="1080"/>
        <w:rPr>
          <w:rFonts w:ascii="Segoe UI" w:hAnsi="Segoe UI" w:cs="Segoe UI"/>
        </w:rPr>
      </w:pPr>
    </w:p>
    <w:p w14:paraId="7EABB517"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roofErr w:type="spellStart"/>
      <w:r w:rsidRPr="007032ED">
        <w:rPr>
          <w:rFonts w:ascii="Segoe UI" w:hAnsi="Segoe UI" w:cs="Segoe UI"/>
        </w:rPr>
        <w:t>HttpPut</w:t>
      </w:r>
      <w:proofErr w:type="spellEnd"/>
      <w:r w:rsidRPr="007032ED">
        <w:rPr>
          <w:rFonts w:ascii="Segoe UI" w:hAnsi="Segoe UI" w:cs="Segoe UI"/>
        </w:rPr>
        <w:t>]</w:t>
      </w:r>
    </w:p>
    <w:p w14:paraId="1C4F3D73"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public </w:t>
      </w:r>
      <w:proofErr w:type="spellStart"/>
      <w:r w:rsidRPr="007032ED">
        <w:rPr>
          <w:rFonts w:ascii="Segoe UI" w:hAnsi="Segoe UI" w:cs="Segoe UI"/>
        </w:rPr>
        <w:t>async</w:t>
      </w:r>
      <w:proofErr w:type="spellEnd"/>
      <w:r w:rsidRPr="007032ED">
        <w:rPr>
          <w:rFonts w:ascii="Segoe UI" w:hAnsi="Segoe UI" w:cs="Segoe UI"/>
        </w:rPr>
        <w:t xml:space="preserve"> Task Put([</w:t>
      </w:r>
      <w:proofErr w:type="spellStart"/>
      <w:r w:rsidRPr="007032ED">
        <w:rPr>
          <w:rFonts w:ascii="Segoe UI" w:hAnsi="Segoe UI" w:cs="Segoe UI"/>
        </w:rPr>
        <w:t>FromBody</w:t>
      </w:r>
      <w:proofErr w:type="spellEnd"/>
      <w:r w:rsidRPr="007032ED">
        <w:rPr>
          <w:rFonts w:ascii="Segoe UI" w:hAnsi="Segoe UI" w:cs="Segoe UI"/>
        </w:rPr>
        <w:t>]Driver driver)</w:t>
      </w:r>
    </w:p>
    <w:p w14:paraId="26F535A0"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
    <w:p w14:paraId="28171497"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roofErr w:type="spellStart"/>
      <w:r w:rsidRPr="007032ED">
        <w:rPr>
          <w:rFonts w:ascii="Segoe UI" w:hAnsi="Segoe UI" w:cs="Segoe UI"/>
        </w:rPr>
        <w:t>driver.CarrierId</w:t>
      </w:r>
      <w:proofErr w:type="spellEnd"/>
      <w:r w:rsidRPr="007032ED">
        <w:rPr>
          <w:rFonts w:ascii="Segoe UI" w:hAnsi="Segoe UI" w:cs="Segoe UI"/>
        </w:rPr>
        <w:t xml:space="preserve"> = </w:t>
      </w:r>
      <w:proofErr w:type="spellStart"/>
      <w:r w:rsidRPr="007032ED">
        <w:rPr>
          <w:rFonts w:ascii="Segoe UI" w:hAnsi="Segoe UI" w:cs="Segoe UI"/>
        </w:rPr>
        <w:t>DefaultCarrierID</w:t>
      </w:r>
      <w:proofErr w:type="spellEnd"/>
      <w:r w:rsidRPr="007032ED">
        <w:rPr>
          <w:rFonts w:ascii="Segoe UI" w:hAnsi="Segoe UI" w:cs="Segoe UI"/>
        </w:rPr>
        <w:t>;</w:t>
      </w:r>
    </w:p>
    <w:p w14:paraId="187DBA0D"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await _</w:t>
      </w:r>
      <w:proofErr w:type="spellStart"/>
      <w:r w:rsidRPr="007032ED">
        <w:rPr>
          <w:rFonts w:ascii="Segoe UI" w:hAnsi="Segoe UI" w:cs="Segoe UI"/>
        </w:rPr>
        <w:t>driverRepository.UpdateAsync</w:t>
      </w:r>
      <w:proofErr w:type="spellEnd"/>
      <w:r w:rsidRPr="007032ED">
        <w:rPr>
          <w:rFonts w:ascii="Segoe UI" w:hAnsi="Segoe UI" w:cs="Segoe UI"/>
        </w:rPr>
        <w:t>(driver);</w:t>
      </w:r>
    </w:p>
    <w:p w14:paraId="2A574C5B"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
    <w:p w14:paraId="72190B68" w14:textId="77777777" w:rsidR="007032ED" w:rsidRPr="007032ED" w:rsidRDefault="007032ED" w:rsidP="007032ED">
      <w:pPr>
        <w:pStyle w:val="Code"/>
        <w:ind w:left="1080"/>
        <w:rPr>
          <w:rFonts w:ascii="Segoe UI" w:hAnsi="Segoe UI" w:cs="Segoe UI"/>
        </w:rPr>
      </w:pPr>
    </w:p>
    <w:p w14:paraId="45D79881"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roofErr w:type="spellStart"/>
      <w:r w:rsidRPr="007032ED">
        <w:rPr>
          <w:rFonts w:ascii="Segoe UI" w:hAnsi="Segoe UI" w:cs="Segoe UI"/>
        </w:rPr>
        <w:t>HttpDelete</w:t>
      </w:r>
      <w:proofErr w:type="spellEnd"/>
      <w:r w:rsidRPr="007032ED">
        <w:rPr>
          <w:rFonts w:ascii="Segoe UI" w:hAnsi="Segoe UI" w:cs="Segoe UI"/>
        </w:rPr>
        <w:t>]</w:t>
      </w:r>
    </w:p>
    <w:p w14:paraId="7B027349"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public </w:t>
      </w:r>
      <w:proofErr w:type="spellStart"/>
      <w:r w:rsidRPr="007032ED">
        <w:rPr>
          <w:rFonts w:ascii="Segoe UI" w:hAnsi="Segoe UI" w:cs="Segoe UI"/>
        </w:rPr>
        <w:t>async</w:t>
      </w:r>
      <w:proofErr w:type="spellEnd"/>
      <w:r w:rsidRPr="007032ED">
        <w:rPr>
          <w:rFonts w:ascii="Segoe UI" w:hAnsi="Segoe UI" w:cs="Segoe UI"/>
        </w:rPr>
        <w:t xml:space="preserve"> Task Delete(</w:t>
      </w:r>
      <w:proofErr w:type="spellStart"/>
      <w:r w:rsidRPr="007032ED">
        <w:rPr>
          <w:rFonts w:ascii="Segoe UI" w:hAnsi="Segoe UI" w:cs="Segoe UI"/>
        </w:rPr>
        <w:t>int</w:t>
      </w:r>
      <w:proofErr w:type="spellEnd"/>
      <w:r w:rsidRPr="007032ED">
        <w:rPr>
          <w:rFonts w:ascii="Segoe UI" w:hAnsi="Segoe UI" w:cs="Segoe UI"/>
        </w:rPr>
        <w:t xml:space="preserve"> id)</w:t>
      </w:r>
    </w:p>
    <w:p w14:paraId="280DC356"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w:t>
      </w:r>
    </w:p>
    <w:p w14:paraId="330B91FC" w14:textId="77777777" w:rsidR="007032ED" w:rsidRPr="007032ED" w:rsidRDefault="007032ED" w:rsidP="007032ED">
      <w:pPr>
        <w:pStyle w:val="Code"/>
        <w:ind w:left="1080"/>
        <w:rPr>
          <w:rFonts w:ascii="Segoe UI" w:hAnsi="Segoe UI" w:cs="Segoe UI"/>
        </w:rPr>
      </w:pPr>
      <w:r w:rsidRPr="007032ED">
        <w:rPr>
          <w:rFonts w:ascii="Segoe UI" w:hAnsi="Segoe UI" w:cs="Segoe UI"/>
        </w:rPr>
        <w:t xml:space="preserve">            await _</w:t>
      </w:r>
      <w:proofErr w:type="spellStart"/>
      <w:r w:rsidRPr="007032ED">
        <w:rPr>
          <w:rFonts w:ascii="Segoe UI" w:hAnsi="Segoe UI" w:cs="Segoe UI"/>
        </w:rPr>
        <w:t>driverRepository.DeleteAsync</w:t>
      </w:r>
      <w:proofErr w:type="spellEnd"/>
      <w:r w:rsidRPr="007032ED">
        <w:rPr>
          <w:rFonts w:ascii="Segoe UI" w:hAnsi="Segoe UI" w:cs="Segoe UI"/>
        </w:rPr>
        <w:t>(id);</w:t>
      </w:r>
    </w:p>
    <w:p w14:paraId="536A0420" w14:textId="5DEC3EEC" w:rsidR="007032ED" w:rsidRPr="00EE3C4A" w:rsidRDefault="007032ED" w:rsidP="007032ED">
      <w:pPr>
        <w:pStyle w:val="Code"/>
        <w:ind w:left="1080"/>
        <w:rPr>
          <w:rFonts w:ascii="Segoe UI" w:hAnsi="Segoe UI" w:cs="Segoe UI"/>
        </w:rPr>
      </w:pPr>
      <w:r w:rsidRPr="007032ED">
        <w:rPr>
          <w:rFonts w:ascii="Segoe UI" w:hAnsi="Segoe UI" w:cs="Segoe UI"/>
        </w:rPr>
        <w:t xml:space="preserve">        }</w:t>
      </w:r>
    </w:p>
    <w:p w14:paraId="2087392F" w14:textId="77777777" w:rsidR="009775AC" w:rsidRPr="00EE3C4A" w:rsidRDefault="009775AC" w:rsidP="00A7148C">
      <w:pPr>
        <w:pStyle w:val="Ln1"/>
        <w:numPr>
          <w:ilvl w:val="0"/>
          <w:numId w:val="0"/>
        </w:numPr>
        <w:ind w:left="1074"/>
        <w:rPr>
          <w:rFonts w:ascii="Segoe UI" w:hAnsi="Segoe UI" w:cs="Segoe UI"/>
        </w:rPr>
      </w:pPr>
    </w:p>
    <w:p w14:paraId="21CD09B2" w14:textId="77777777" w:rsidR="00624F80" w:rsidRDefault="00624F80">
      <w:pPr>
        <w:spacing w:after="0" w:line="240" w:lineRule="auto"/>
        <w:rPr>
          <w:rFonts w:ascii="Segoe UI Semibold" w:hAnsi="Segoe UI Semibold"/>
          <w:bCs/>
          <w:color w:val="000000" w:themeColor="text1"/>
          <w:sz w:val="24"/>
          <w:szCs w:val="24"/>
        </w:rPr>
      </w:pPr>
      <w:r>
        <w:br w:type="page"/>
      </w:r>
    </w:p>
    <w:p w14:paraId="481B7EDD" w14:textId="20E58FDE" w:rsidR="009775AC" w:rsidRPr="00EE3C4A" w:rsidRDefault="009775AC" w:rsidP="00624F80">
      <w:pPr>
        <w:pStyle w:val="ProcedureHeading0"/>
      </w:pPr>
      <w:r w:rsidRPr="00EE3C4A">
        <w:lastRenderedPageBreak/>
        <w:t>Task 2: Add Custom Action Routing</w:t>
      </w:r>
    </w:p>
    <w:p w14:paraId="1F1498AB" w14:textId="0F89C130" w:rsidR="009775AC" w:rsidRPr="00EE3C4A" w:rsidRDefault="009775AC" w:rsidP="009D21B1">
      <w:pPr>
        <w:rPr>
          <w:rFonts w:ascii="Segoe UI" w:hAnsi="Segoe UI" w:cs="Segoe UI"/>
        </w:rPr>
      </w:pPr>
      <w:r w:rsidRPr="00EE3C4A">
        <w:rPr>
          <w:rFonts w:ascii="Segoe UI" w:hAnsi="Segoe UI" w:cs="Segoe UI"/>
        </w:rPr>
        <w:t xml:space="preserve">The current state </w:t>
      </w:r>
      <w:r w:rsidR="000E25A2" w:rsidRPr="00EE3C4A">
        <w:rPr>
          <w:rFonts w:ascii="Segoe UI" w:hAnsi="Segoe UI" w:cs="Segoe UI"/>
        </w:rPr>
        <w:t xml:space="preserve">of the code </w:t>
      </w:r>
      <w:r w:rsidRPr="00EE3C4A">
        <w:rPr>
          <w:rFonts w:ascii="Segoe UI" w:hAnsi="Segoe UI" w:cs="Segoe UI"/>
        </w:rPr>
        <w:t>should compile and run. There are a couple of things that need attention though. If you run the app, you can now navigate to the new API URLs</w:t>
      </w:r>
      <w:r w:rsidR="000E25A2" w:rsidRPr="00EE3C4A">
        <w:rPr>
          <w:rFonts w:ascii="Segoe UI" w:hAnsi="Segoe UI" w:cs="Segoe UI"/>
        </w:rPr>
        <w:t>,</w:t>
      </w:r>
      <w:r w:rsidRPr="00EE3C4A">
        <w:rPr>
          <w:rFonts w:ascii="Segoe UI" w:hAnsi="Segoe UI" w:cs="Segoe UI"/>
        </w:rPr>
        <w:t xml:space="preserve"> for example try</w:t>
      </w:r>
      <w:r w:rsidR="000E25A2" w:rsidRPr="00EE3C4A">
        <w:rPr>
          <w:rFonts w:ascii="Segoe UI" w:hAnsi="Segoe UI" w:cs="Segoe UI"/>
        </w:rPr>
        <w:t>:</w:t>
      </w:r>
      <w:r w:rsidRPr="00EE3C4A">
        <w:rPr>
          <w:rFonts w:ascii="Segoe UI" w:hAnsi="Segoe UI" w:cs="Segoe UI"/>
        </w:rPr>
        <w:t xml:space="preserve"> </w:t>
      </w:r>
      <w:hyperlink r:id="rId27" w:history="1">
        <w:r w:rsidR="00644652" w:rsidRPr="0018373D">
          <w:rPr>
            <w:rStyle w:val="Hyperlink"/>
            <w:rFonts w:cs="Segoe UI"/>
          </w:rPr>
          <w:t>http://localhost:5000/api/drivers/GetCount</w:t>
        </w:r>
      </w:hyperlink>
      <w:r w:rsidRPr="00EE3C4A">
        <w:rPr>
          <w:rFonts w:ascii="Segoe UI" w:hAnsi="Segoe UI" w:cs="Segoe UI"/>
        </w:rPr>
        <w:t xml:space="preserve">, you should see a page with nothing but the number of drivers displayed. The URL is based on the server address and port, the controller name, the action, which in this case is the method name </w:t>
      </w:r>
      <w:proofErr w:type="spellStart"/>
      <w:r w:rsidRPr="00EE3C4A">
        <w:rPr>
          <w:rFonts w:ascii="Segoe UI" w:hAnsi="Segoe UI" w:cs="Segoe UI"/>
        </w:rPr>
        <w:t>GetCount</w:t>
      </w:r>
      <w:proofErr w:type="spellEnd"/>
      <w:r w:rsidRPr="00EE3C4A">
        <w:rPr>
          <w:rFonts w:ascii="Segoe UI" w:hAnsi="Segoe UI" w:cs="Segoe UI"/>
        </w:rPr>
        <w:t>, and the parameter list (string filter).</w:t>
      </w:r>
    </w:p>
    <w:p w14:paraId="2E0CC401" w14:textId="082E757C" w:rsidR="009775AC" w:rsidRPr="00EE3C4A" w:rsidRDefault="009775AC" w:rsidP="000A7106">
      <w:pPr>
        <w:rPr>
          <w:rFonts w:ascii="Segoe UI" w:hAnsi="Segoe UI" w:cs="Segoe UI"/>
        </w:rPr>
      </w:pPr>
      <w:r w:rsidRPr="00EE3C4A">
        <w:rPr>
          <w:rFonts w:ascii="Segoe UI" w:hAnsi="Segoe UI" w:cs="Segoe UI"/>
        </w:rPr>
        <w:t xml:space="preserve">The action name can be overridden simply by using the </w:t>
      </w:r>
      <w:proofErr w:type="spellStart"/>
      <w:r w:rsidRPr="00EE3C4A">
        <w:rPr>
          <w:rFonts w:ascii="Segoe UI" w:hAnsi="Segoe UI" w:cs="Segoe UI"/>
        </w:rPr>
        <w:t>ActionNameAttribute</w:t>
      </w:r>
      <w:proofErr w:type="spellEnd"/>
      <w:r w:rsidRPr="00EE3C4A">
        <w:rPr>
          <w:rFonts w:ascii="Segoe UI" w:hAnsi="Segoe UI" w:cs="Segoe UI"/>
        </w:rPr>
        <w:t>. The MVC routing engine will use the overridden action name if there is one, when parsing the URL to determine which method to call, rather than the method name.</w:t>
      </w:r>
    </w:p>
    <w:p w14:paraId="28D5F69F" w14:textId="01F67B56" w:rsidR="009775AC" w:rsidRPr="00624F80" w:rsidRDefault="009775AC" w:rsidP="00C01A48">
      <w:pPr>
        <w:pStyle w:val="Ln1"/>
        <w:numPr>
          <w:ilvl w:val="0"/>
          <w:numId w:val="27"/>
        </w:numPr>
        <w:rPr>
          <w:rFonts w:ascii="Segoe UI" w:hAnsi="Segoe UI" w:cs="Segoe UI"/>
        </w:rPr>
      </w:pPr>
      <w:r w:rsidRPr="00624F80">
        <w:rPr>
          <w:rFonts w:ascii="Segoe UI" w:hAnsi="Segoe UI" w:cs="Segoe UI"/>
        </w:rPr>
        <w:t>For the methods which do something</w:t>
      </w:r>
      <w:r w:rsidR="00C9760D">
        <w:rPr>
          <w:rFonts w:ascii="Segoe UI" w:hAnsi="Segoe UI" w:cs="Segoe UI"/>
        </w:rPr>
        <w:t>,</w:t>
      </w:r>
      <w:r w:rsidRPr="00624F80">
        <w:rPr>
          <w:rFonts w:ascii="Segoe UI" w:hAnsi="Segoe UI" w:cs="Segoe UI"/>
        </w:rPr>
        <w:t xml:space="preserve"> other than the standard Get, Insert, Update, Delete operations, add an </w:t>
      </w:r>
      <w:proofErr w:type="spellStart"/>
      <w:r w:rsidRPr="00624F80">
        <w:rPr>
          <w:rFonts w:ascii="Segoe UI" w:hAnsi="Segoe UI" w:cs="Segoe UI"/>
        </w:rPr>
        <w:t>ActionNameAttribute</w:t>
      </w:r>
      <w:proofErr w:type="spellEnd"/>
      <w:r w:rsidRPr="00624F80">
        <w:rPr>
          <w:rFonts w:ascii="Segoe UI" w:hAnsi="Segoe UI" w:cs="Segoe UI"/>
        </w:rPr>
        <w:t xml:space="preserve"> to override the default Action.</w:t>
      </w:r>
      <w:r w:rsidR="00624F80" w:rsidRPr="00624F80">
        <w:rPr>
          <w:rFonts w:ascii="Segoe UI" w:hAnsi="Segoe UI" w:cs="Segoe UI"/>
        </w:rPr>
        <w:t xml:space="preserve"> </w:t>
      </w:r>
      <w:r w:rsidRPr="00624F80">
        <w:rPr>
          <w:rFonts w:ascii="Segoe UI" w:hAnsi="Segoe UI" w:cs="Segoe UI"/>
        </w:rPr>
        <w:t xml:space="preserve">Add the route name "search" to the Get(string, </w:t>
      </w:r>
      <w:proofErr w:type="spellStart"/>
      <w:r w:rsidRPr="00624F80">
        <w:rPr>
          <w:rFonts w:ascii="Segoe UI" w:hAnsi="Segoe UI" w:cs="Segoe UI"/>
        </w:rPr>
        <w:t>int</w:t>
      </w:r>
      <w:proofErr w:type="spellEnd"/>
      <w:r w:rsidRPr="00624F80">
        <w:rPr>
          <w:rFonts w:ascii="Segoe UI" w:hAnsi="Segoe UI" w:cs="Segoe UI"/>
        </w:rPr>
        <w:t xml:space="preserve">, </w:t>
      </w:r>
      <w:proofErr w:type="spellStart"/>
      <w:r w:rsidRPr="00624F80">
        <w:rPr>
          <w:rFonts w:ascii="Segoe UI" w:hAnsi="Segoe UI" w:cs="Segoe UI"/>
        </w:rPr>
        <w:t>int</w:t>
      </w:r>
      <w:proofErr w:type="spellEnd"/>
      <w:r w:rsidRPr="00624F80">
        <w:rPr>
          <w:rFonts w:ascii="Segoe UI" w:hAnsi="Segoe UI" w:cs="Segoe UI"/>
        </w:rPr>
        <w:t>) method:</w:t>
      </w:r>
    </w:p>
    <w:p w14:paraId="33630768" w14:textId="77777777" w:rsidR="009775AC" w:rsidRPr="00EE3C4A" w:rsidRDefault="009775AC" w:rsidP="007B4801">
      <w:pPr>
        <w:pStyle w:val="Code"/>
        <w:ind w:left="1080"/>
        <w:rPr>
          <w:rFonts w:ascii="Segoe UI" w:hAnsi="Segoe UI" w:cs="Segoe UI"/>
        </w:rPr>
      </w:pPr>
      <w:r w:rsidRPr="00EE3C4A">
        <w:rPr>
          <w:rFonts w:ascii="Segoe UI" w:hAnsi="Segoe UI" w:cs="Segoe UI"/>
        </w:rPr>
        <w:t xml:space="preserve">    [</w:t>
      </w:r>
      <w:proofErr w:type="spellStart"/>
      <w:r w:rsidRPr="00EE3C4A">
        <w:rPr>
          <w:rFonts w:ascii="Segoe UI" w:hAnsi="Segoe UI" w:cs="Segoe UI"/>
        </w:rPr>
        <w:t>ActionName</w:t>
      </w:r>
      <w:proofErr w:type="spellEnd"/>
      <w:r w:rsidRPr="00EE3C4A">
        <w:rPr>
          <w:rFonts w:ascii="Segoe UI" w:hAnsi="Segoe UI" w:cs="Segoe UI"/>
        </w:rPr>
        <w:t>("search")]</w:t>
      </w:r>
    </w:p>
    <w:p w14:paraId="791FEBDB" w14:textId="77777777" w:rsidR="009775AC" w:rsidRPr="00EE3C4A" w:rsidRDefault="009775AC" w:rsidP="007B4801">
      <w:pPr>
        <w:pStyle w:val="Code"/>
        <w:ind w:left="1080"/>
        <w:rPr>
          <w:rFonts w:ascii="Segoe UI" w:hAnsi="Segoe UI" w:cs="Segoe UI"/>
        </w:rPr>
      </w:pPr>
      <w:r w:rsidRPr="00EE3C4A">
        <w:rPr>
          <w:rFonts w:ascii="Segoe UI" w:hAnsi="Segoe UI" w:cs="Segoe UI"/>
        </w:rPr>
        <w:t xml:space="preserve">    public </w:t>
      </w:r>
      <w:proofErr w:type="spellStart"/>
      <w:r w:rsidRPr="00EE3C4A">
        <w:rPr>
          <w:rFonts w:ascii="Segoe UI" w:hAnsi="Segoe UI" w:cs="Segoe UI"/>
        </w:rPr>
        <w:t>async</w:t>
      </w:r>
      <w:proofErr w:type="spellEnd"/>
      <w:r w:rsidRPr="00EE3C4A">
        <w:rPr>
          <w:rFonts w:ascii="Segoe UI" w:hAnsi="Segoe UI" w:cs="Segoe UI"/>
        </w:rPr>
        <w:t xml:space="preserve"> Task&lt;</w:t>
      </w:r>
      <w:proofErr w:type="spellStart"/>
      <w:r w:rsidRPr="00EE3C4A">
        <w:rPr>
          <w:rFonts w:ascii="Segoe UI" w:hAnsi="Segoe UI" w:cs="Segoe UI"/>
        </w:rPr>
        <w:t>IEnumerable</w:t>
      </w:r>
      <w:proofErr w:type="spellEnd"/>
      <w:r w:rsidRPr="00EE3C4A">
        <w:rPr>
          <w:rFonts w:ascii="Segoe UI" w:hAnsi="Segoe UI" w:cs="Segoe UI"/>
        </w:rPr>
        <w:t xml:space="preserve">&lt;Driver&gt;&gt; Get(string filter, </w:t>
      </w:r>
      <w:proofErr w:type="spellStart"/>
      <w:r w:rsidRPr="00EE3C4A">
        <w:rPr>
          <w:rFonts w:ascii="Segoe UI" w:hAnsi="Segoe UI" w:cs="Segoe UI"/>
        </w:rPr>
        <w:t>int</w:t>
      </w:r>
      <w:proofErr w:type="spellEnd"/>
      <w:r w:rsidRPr="00EE3C4A">
        <w:rPr>
          <w:rFonts w:ascii="Segoe UI" w:hAnsi="Segoe UI" w:cs="Segoe UI"/>
        </w:rPr>
        <w:t xml:space="preserve"> </w:t>
      </w:r>
      <w:proofErr w:type="spellStart"/>
      <w:r w:rsidRPr="00EE3C4A">
        <w:rPr>
          <w:rFonts w:ascii="Segoe UI" w:hAnsi="Segoe UI" w:cs="Segoe UI"/>
        </w:rPr>
        <w:t>pageSize</w:t>
      </w:r>
      <w:proofErr w:type="spellEnd"/>
      <w:r w:rsidRPr="00EE3C4A">
        <w:rPr>
          <w:rFonts w:ascii="Segoe UI" w:hAnsi="Segoe UI" w:cs="Segoe UI"/>
        </w:rPr>
        <w:t xml:space="preserve">, </w:t>
      </w:r>
      <w:proofErr w:type="spellStart"/>
      <w:r w:rsidRPr="00EE3C4A">
        <w:rPr>
          <w:rFonts w:ascii="Segoe UI" w:hAnsi="Segoe UI" w:cs="Segoe UI"/>
        </w:rPr>
        <w:t>int</w:t>
      </w:r>
      <w:proofErr w:type="spellEnd"/>
      <w:r w:rsidRPr="00EE3C4A">
        <w:rPr>
          <w:rFonts w:ascii="Segoe UI" w:hAnsi="Segoe UI" w:cs="Segoe UI"/>
        </w:rPr>
        <w:t xml:space="preserve"> </w:t>
      </w:r>
      <w:proofErr w:type="spellStart"/>
      <w:r w:rsidRPr="00EE3C4A">
        <w:rPr>
          <w:rFonts w:ascii="Segoe UI" w:hAnsi="Segoe UI" w:cs="Segoe UI"/>
        </w:rPr>
        <w:t>pageCount</w:t>
      </w:r>
      <w:proofErr w:type="spellEnd"/>
      <w:r w:rsidRPr="00EE3C4A">
        <w:rPr>
          <w:rFonts w:ascii="Segoe UI" w:hAnsi="Segoe UI" w:cs="Segoe UI"/>
        </w:rPr>
        <w:t>)</w:t>
      </w:r>
    </w:p>
    <w:p w14:paraId="58A830E9" w14:textId="77777777" w:rsidR="009775AC" w:rsidRPr="00EE3C4A" w:rsidRDefault="009775AC" w:rsidP="007B4801">
      <w:pPr>
        <w:pStyle w:val="Code"/>
        <w:ind w:left="1080"/>
        <w:rPr>
          <w:rFonts w:ascii="Segoe UI" w:hAnsi="Segoe UI" w:cs="Segoe UI"/>
        </w:rPr>
      </w:pPr>
      <w:r w:rsidRPr="00EE3C4A">
        <w:rPr>
          <w:rFonts w:ascii="Segoe UI" w:hAnsi="Segoe UI" w:cs="Segoe UI"/>
        </w:rPr>
        <w:t xml:space="preserve">        { … }</w:t>
      </w:r>
    </w:p>
    <w:p w14:paraId="47693A54" w14:textId="77777777" w:rsidR="009775AC" w:rsidRPr="00EE3C4A" w:rsidRDefault="009775AC" w:rsidP="000A7106">
      <w:pPr>
        <w:pStyle w:val="Ln1"/>
        <w:rPr>
          <w:rFonts w:ascii="Segoe UI" w:hAnsi="Segoe UI" w:cs="Segoe UI"/>
        </w:rPr>
      </w:pPr>
      <w:r w:rsidRPr="00EE3C4A">
        <w:rPr>
          <w:rFonts w:ascii="Segoe UI" w:hAnsi="Segoe UI" w:cs="Segoe UI"/>
        </w:rPr>
        <w:t xml:space="preserve">Similarly add the </w:t>
      </w:r>
      <w:proofErr w:type="spellStart"/>
      <w:r w:rsidRPr="00EE3C4A">
        <w:rPr>
          <w:rFonts w:ascii="Segoe UI" w:hAnsi="Segoe UI" w:cs="Segoe UI"/>
        </w:rPr>
        <w:t>ActionName</w:t>
      </w:r>
      <w:proofErr w:type="spellEnd"/>
      <w:r w:rsidRPr="00EE3C4A">
        <w:rPr>
          <w:rFonts w:ascii="Segoe UI" w:hAnsi="Segoe UI" w:cs="Segoe UI"/>
        </w:rPr>
        <w:t xml:space="preserve"> attribute with a value of "filter" to </w:t>
      </w:r>
      <w:proofErr w:type="spellStart"/>
      <w:r w:rsidRPr="00EE3C4A">
        <w:rPr>
          <w:rFonts w:ascii="Segoe UI" w:hAnsi="Segoe UI" w:cs="Segoe UI"/>
        </w:rPr>
        <w:t>GetDriversFilter</w:t>
      </w:r>
      <w:proofErr w:type="spellEnd"/>
      <w:r w:rsidRPr="00EE3C4A">
        <w:rPr>
          <w:rFonts w:ascii="Segoe UI" w:hAnsi="Segoe UI" w:cs="Segoe UI"/>
        </w:rPr>
        <w:t xml:space="preserve">() and "count" to </w:t>
      </w:r>
      <w:proofErr w:type="spellStart"/>
      <w:r w:rsidRPr="00EE3C4A">
        <w:rPr>
          <w:rFonts w:ascii="Segoe UI" w:hAnsi="Segoe UI" w:cs="Segoe UI"/>
        </w:rPr>
        <w:t>GetCount</w:t>
      </w:r>
      <w:proofErr w:type="spellEnd"/>
      <w:r w:rsidRPr="00EE3C4A">
        <w:rPr>
          <w:rFonts w:ascii="Segoe UI" w:hAnsi="Segoe UI" w:cs="Segoe UI"/>
        </w:rPr>
        <w:t>(string filter).</w:t>
      </w:r>
    </w:p>
    <w:p w14:paraId="7FB091D6" w14:textId="2C2BDAF6" w:rsidR="009775AC" w:rsidRPr="00EE3C4A" w:rsidRDefault="009775AC" w:rsidP="000A7106">
      <w:pPr>
        <w:rPr>
          <w:rFonts w:ascii="Segoe UI" w:hAnsi="Segoe UI" w:cs="Segoe UI"/>
        </w:rPr>
      </w:pPr>
      <w:r w:rsidRPr="00EE3C4A">
        <w:rPr>
          <w:rFonts w:ascii="Segoe UI" w:hAnsi="Segoe UI" w:cs="Segoe UI"/>
        </w:rPr>
        <w:t xml:space="preserve">Now run the app again, and attempt to navigate to </w:t>
      </w:r>
      <w:r w:rsidR="000228F1" w:rsidRPr="00EE3C4A">
        <w:rPr>
          <w:rFonts w:ascii="Segoe UI" w:hAnsi="Segoe UI" w:cs="Segoe UI"/>
          <w:i/>
        </w:rPr>
        <w:t>http://localhost:5000/</w:t>
      </w:r>
      <w:r w:rsidR="00644652">
        <w:rPr>
          <w:rFonts w:ascii="Segoe UI" w:hAnsi="Segoe UI" w:cs="Segoe UI"/>
          <w:i/>
        </w:rPr>
        <w:t>api/</w:t>
      </w:r>
      <w:r w:rsidR="000228F1" w:rsidRPr="00EE3C4A">
        <w:rPr>
          <w:rFonts w:ascii="Segoe UI" w:hAnsi="Segoe UI" w:cs="Segoe UI"/>
          <w:i/>
        </w:rPr>
        <w:t>drivers/GetCount</w:t>
      </w:r>
      <w:r w:rsidRPr="00EE3C4A">
        <w:rPr>
          <w:rFonts w:ascii="Segoe UI" w:hAnsi="Segoe UI" w:cs="Segoe UI"/>
          <w:i/>
        </w:rPr>
        <w:t xml:space="preserve"> </w:t>
      </w:r>
      <w:r w:rsidRPr="00EE3C4A">
        <w:rPr>
          <w:rFonts w:ascii="Segoe UI" w:hAnsi="Segoe UI" w:cs="Segoe UI"/>
        </w:rPr>
        <w:t xml:space="preserve">- you should get an Http 404 (Not found) error.  But try </w:t>
      </w:r>
      <w:r w:rsidR="000228F1" w:rsidRPr="00EE3C4A">
        <w:rPr>
          <w:rFonts w:ascii="Segoe UI" w:hAnsi="Segoe UI" w:cs="Segoe UI"/>
          <w:i/>
        </w:rPr>
        <w:t>http://localhost:5000/</w:t>
      </w:r>
      <w:r w:rsidR="00644652">
        <w:rPr>
          <w:rFonts w:ascii="Segoe UI" w:hAnsi="Segoe UI" w:cs="Segoe UI"/>
          <w:i/>
        </w:rPr>
        <w:t>api/</w:t>
      </w:r>
      <w:r w:rsidR="000228F1" w:rsidRPr="00EE3C4A">
        <w:rPr>
          <w:rFonts w:ascii="Segoe UI" w:hAnsi="Segoe UI" w:cs="Segoe UI"/>
          <w:i/>
        </w:rPr>
        <w:t>drivers/count</w:t>
      </w:r>
      <w:r w:rsidRPr="00EE3C4A">
        <w:rPr>
          <w:rFonts w:ascii="Segoe UI" w:hAnsi="Segoe UI" w:cs="Segoe UI"/>
          <w:i/>
        </w:rPr>
        <w:t xml:space="preserve"> </w:t>
      </w:r>
      <w:r w:rsidRPr="00EE3C4A">
        <w:rPr>
          <w:rFonts w:ascii="Segoe UI" w:hAnsi="Segoe UI" w:cs="Segoe UI"/>
        </w:rPr>
        <w:t>and your action will be executed successfully.</w:t>
      </w:r>
    </w:p>
    <w:p w14:paraId="2E6E4DDA" w14:textId="77777777" w:rsidR="00624F80" w:rsidRDefault="00624F80">
      <w:pPr>
        <w:spacing w:after="0" w:line="240" w:lineRule="auto"/>
        <w:rPr>
          <w:rFonts w:ascii="Segoe UI" w:hAnsi="Segoe UI" w:cs="Segoe UI"/>
          <w:bCs/>
          <w:color w:val="000000" w:themeColor="text1"/>
          <w:sz w:val="24"/>
          <w:szCs w:val="24"/>
        </w:rPr>
      </w:pPr>
      <w:r>
        <w:rPr>
          <w:rFonts w:ascii="Segoe UI" w:hAnsi="Segoe UI" w:cs="Segoe UI"/>
        </w:rPr>
        <w:br w:type="page"/>
      </w:r>
    </w:p>
    <w:p w14:paraId="33D7AAB7" w14:textId="60DA369F" w:rsidR="009775AC" w:rsidRPr="00EE3C4A" w:rsidRDefault="009775AC" w:rsidP="00624F80">
      <w:pPr>
        <w:pStyle w:val="ProcedureHeading0"/>
      </w:pPr>
      <w:r w:rsidRPr="00EE3C4A">
        <w:lastRenderedPageBreak/>
        <w:t xml:space="preserve">Task 3: Disable </w:t>
      </w:r>
      <w:proofErr w:type="spellStart"/>
      <w:r w:rsidRPr="00EE3C4A">
        <w:t>HttpCaching</w:t>
      </w:r>
      <w:proofErr w:type="spellEnd"/>
      <w:r w:rsidRPr="00EE3C4A">
        <w:t xml:space="preserve"> on all API </w:t>
      </w:r>
      <w:r w:rsidR="000E25A2" w:rsidRPr="00EE3C4A">
        <w:t>C</w:t>
      </w:r>
      <w:r w:rsidRPr="00EE3C4A">
        <w:t>alls</w:t>
      </w:r>
      <w:r w:rsidR="00624F80">
        <w:tab/>
      </w:r>
    </w:p>
    <w:p w14:paraId="3A1BE42D" w14:textId="3BB2655D" w:rsidR="009775AC" w:rsidRPr="00EE3C4A" w:rsidRDefault="009775AC" w:rsidP="000A7106">
      <w:pPr>
        <w:rPr>
          <w:rFonts w:ascii="Segoe UI" w:hAnsi="Segoe UI" w:cs="Segoe UI"/>
        </w:rPr>
      </w:pPr>
      <w:r w:rsidRPr="00EE3C4A">
        <w:rPr>
          <w:rFonts w:ascii="Segoe UI" w:hAnsi="Segoe UI" w:cs="Segoe UI"/>
        </w:rPr>
        <w:t xml:space="preserve">Many browsers will use client side caching to improve performance and reduce the number of network calls that need to be made. This behavior is enabled by default in many browsers, so to disable it, we will use a filter on our controller to add a header to the response that our APIs will return.  </w:t>
      </w:r>
    </w:p>
    <w:p w14:paraId="5B0D5A21" w14:textId="3E1DFCCA" w:rsidR="009775AC" w:rsidRPr="00EE3C4A" w:rsidRDefault="009775AC" w:rsidP="000A7106">
      <w:pPr>
        <w:pStyle w:val="Ln1"/>
        <w:numPr>
          <w:ilvl w:val="0"/>
          <w:numId w:val="29"/>
        </w:numPr>
        <w:rPr>
          <w:rFonts w:ascii="Segoe UI" w:hAnsi="Segoe UI" w:cs="Segoe UI"/>
        </w:rPr>
      </w:pPr>
      <w:r w:rsidRPr="00EE3C4A">
        <w:rPr>
          <w:rFonts w:ascii="Segoe UI" w:hAnsi="Segoe UI" w:cs="Segoe UI"/>
        </w:rPr>
        <w:t xml:space="preserve">Add the </w:t>
      </w:r>
      <w:proofErr w:type="spellStart"/>
      <w:r w:rsidRPr="00EE3C4A">
        <w:rPr>
          <w:rFonts w:ascii="Segoe UI" w:hAnsi="Segoe UI" w:cs="Segoe UI"/>
          <w:b/>
        </w:rPr>
        <w:t>NoCacheAttribute</w:t>
      </w:r>
      <w:proofErr w:type="spellEnd"/>
      <w:r w:rsidRPr="00EE3C4A">
        <w:rPr>
          <w:rFonts w:ascii="Segoe UI" w:hAnsi="Segoe UI" w:cs="Segoe UI"/>
        </w:rPr>
        <w:t xml:space="preserve"> class from the assets folder to your project's </w:t>
      </w:r>
      <w:r w:rsidRPr="00EE3C4A">
        <w:rPr>
          <w:rFonts w:ascii="Segoe UI" w:hAnsi="Segoe UI" w:cs="Segoe UI"/>
          <w:b/>
        </w:rPr>
        <w:t xml:space="preserve">Filters </w:t>
      </w:r>
      <w:r w:rsidRPr="00EE3C4A">
        <w:rPr>
          <w:rFonts w:ascii="Segoe UI" w:hAnsi="Segoe UI" w:cs="Segoe UI"/>
        </w:rPr>
        <w:t>folder.</w:t>
      </w:r>
    </w:p>
    <w:p w14:paraId="2A477E47" w14:textId="418DF803" w:rsidR="009775AC" w:rsidRPr="00EE3C4A" w:rsidRDefault="009775AC" w:rsidP="000A7106">
      <w:pPr>
        <w:pStyle w:val="ListParagraph"/>
        <w:numPr>
          <w:ilvl w:val="0"/>
          <w:numId w:val="35"/>
        </w:numPr>
        <w:rPr>
          <w:rFonts w:ascii="Segoe UI" w:hAnsi="Segoe UI" w:cs="Segoe UI"/>
        </w:rPr>
      </w:pPr>
      <w:r w:rsidRPr="00EE3C4A">
        <w:rPr>
          <w:rFonts w:ascii="Segoe UI" w:hAnsi="Segoe UI" w:cs="Segoe UI"/>
        </w:rPr>
        <w:t>Right</w:t>
      </w:r>
      <w:r w:rsidR="00D1093C" w:rsidRPr="00EE3C4A">
        <w:rPr>
          <w:rFonts w:ascii="Segoe UI" w:hAnsi="Segoe UI" w:cs="Segoe UI"/>
        </w:rPr>
        <w:t>-</w:t>
      </w:r>
      <w:r w:rsidRPr="00EE3C4A">
        <w:rPr>
          <w:rFonts w:ascii="Segoe UI" w:hAnsi="Segoe UI" w:cs="Segoe UI"/>
        </w:rPr>
        <w:t xml:space="preserve">click Filters </w:t>
      </w:r>
      <w:r w:rsidR="00D1093C" w:rsidRPr="00EE3C4A">
        <w:rPr>
          <w:rFonts w:ascii="Segoe UI" w:hAnsi="Segoe UI" w:cs="Segoe UI"/>
        </w:rPr>
        <w:t>and click</w:t>
      </w:r>
      <w:r w:rsidRPr="00EE3C4A">
        <w:rPr>
          <w:rFonts w:ascii="Segoe UI" w:hAnsi="Segoe UI" w:cs="Segoe UI"/>
        </w:rPr>
        <w:t xml:space="preserve"> Add &gt; Existing Item…</w:t>
      </w:r>
    </w:p>
    <w:p w14:paraId="13C43EEA" w14:textId="1E550FA8" w:rsidR="009775AC" w:rsidRPr="00EE3C4A" w:rsidRDefault="009775AC" w:rsidP="000A7106">
      <w:pPr>
        <w:pStyle w:val="ListParagraph"/>
        <w:numPr>
          <w:ilvl w:val="0"/>
          <w:numId w:val="35"/>
        </w:numPr>
        <w:rPr>
          <w:rFonts w:ascii="Segoe UI" w:hAnsi="Segoe UI" w:cs="Segoe UI"/>
        </w:rPr>
      </w:pPr>
      <w:r w:rsidRPr="00EE3C4A">
        <w:rPr>
          <w:rFonts w:ascii="Segoe UI" w:hAnsi="Segoe UI" w:cs="Segoe UI"/>
        </w:rPr>
        <w:t>Browse to the Filters folder in assets (assets/</w:t>
      </w:r>
      <w:proofErr w:type="spellStart"/>
      <w:r w:rsidRPr="00EE3C4A">
        <w:rPr>
          <w:rFonts w:ascii="Segoe UI" w:hAnsi="Segoe UI" w:cs="Segoe UI"/>
        </w:rPr>
        <w:t>MyShuttle.A</w:t>
      </w:r>
      <w:r w:rsidR="006B49BF">
        <w:rPr>
          <w:rFonts w:ascii="Segoe UI" w:hAnsi="Segoe UI" w:cs="Segoe UI"/>
        </w:rPr>
        <w:t>pi</w:t>
      </w:r>
      <w:proofErr w:type="spellEnd"/>
      <w:r w:rsidRPr="00EE3C4A">
        <w:rPr>
          <w:rFonts w:ascii="Segoe UI" w:hAnsi="Segoe UI" w:cs="Segoe UI"/>
        </w:rPr>
        <w:t>/Filters)</w:t>
      </w:r>
    </w:p>
    <w:p w14:paraId="6AAE57AB" w14:textId="5BD571BE" w:rsidR="009775AC" w:rsidRPr="00EE3C4A" w:rsidRDefault="009775AC" w:rsidP="000A7106">
      <w:pPr>
        <w:pStyle w:val="ListParagraph"/>
        <w:numPr>
          <w:ilvl w:val="0"/>
          <w:numId w:val="35"/>
        </w:numPr>
        <w:rPr>
          <w:rFonts w:ascii="Segoe UI" w:hAnsi="Segoe UI" w:cs="Segoe UI"/>
        </w:rPr>
      </w:pPr>
      <w:r w:rsidRPr="00EE3C4A">
        <w:rPr>
          <w:rFonts w:ascii="Segoe UI" w:hAnsi="Segoe UI" w:cs="Segoe UI"/>
        </w:rPr>
        <w:t xml:space="preserve">Select </w:t>
      </w:r>
      <w:proofErr w:type="spellStart"/>
      <w:r w:rsidRPr="00EE3C4A">
        <w:rPr>
          <w:rFonts w:ascii="Segoe UI" w:hAnsi="Segoe UI" w:cs="Segoe UI"/>
        </w:rPr>
        <w:t>NoCacheAttribute.cs</w:t>
      </w:r>
      <w:proofErr w:type="spellEnd"/>
      <w:r w:rsidRPr="00EE3C4A">
        <w:rPr>
          <w:rFonts w:ascii="Segoe UI" w:hAnsi="Segoe UI" w:cs="Segoe UI"/>
        </w:rPr>
        <w:t xml:space="preserve"> and click Add</w:t>
      </w:r>
      <w:r w:rsidR="00D1093C" w:rsidRPr="00EE3C4A">
        <w:rPr>
          <w:rFonts w:ascii="Segoe UI" w:hAnsi="Segoe UI" w:cs="Segoe UI"/>
        </w:rPr>
        <w:t>.</w:t>
      </w:r>
    </w:p>
    <w:p w14:paraId="3D6631F5" w14:textId="7422B46E" w:rsidR="009775AC" w:rsidRPr="00EE3C4A" w:rsidRDefault="009775AC" w:rsidP="000A7106">
      <w:pPr>
        <w:pStyle w:val="Ln1"/>
        <w:rPr>
          <w:rFonts w:ascii="Segoe UI" w:hAnsi="Segoe UI" w:cs="Segoe UI"/>
        </w:rPr>
      </w:pPr>
      <w:r w:rsidRPr="00EE3C4A">
        <w:rPr>
          <w:rFonts w:ascii="Segoe UI" w:hAnsi="Segoe UI" w:cs="Segoe UI"/>
        </w:rPr>
        <w:t>Understand the Filter's code – its straightforward:  the class overrides "</w:t>
      </w:r>
      <w:proofErr w:type="spellStart"/>
      <w:r w:rsidRPr="00EE3C4A">
        <w:rPr>
          <w:rFonts w:ascii="Segoe UI" w:hAnsi="Segoe UI" w:cs="Segoe UI"/>
        </w:rPr>
        <w:t>OnActionExecuted</w:t>
      </w:r>
      <w:proofErr w:type="spellEnd"/>
      <w:r w:rsidRPr="00EE3C4A">
        <w:rPr>
          <w:rFonts w:ascii="Segoe UI" w:hAnsi="Segoe UI" w:cs="Segoe UI"/>
        </w:rPr>
        <w:t>" of the base class (</w:t>
      </w:r>
      <w:proofErr w:type="spellStart"/>
      <w:r w:rsidRPr="00EE3C4A">
        <w:rPr>
          <w:rFonts w:ascii="Segoe UI" w:hAnsi="Segoe UI" w:cs="Segoe UI"/>
        </w:rPr>
        <w:t>ActionFilterAttribute</w:t>
      </w:r>
      <w:proofErr w:type="spellEnd"/>
      <w:r w:rsidRPr="00EE3C4A">
        <w:rPr>
          <w:rFonts w:ascii="Segoe UI" w:hAnsi="Segoe UI" w:cs="Segoe UI"/>
        </w:rPr>
        <w:t xml:space="preserve">) – checks to see if the </w:t>
      </w:r>
      <w:proofErr w:type="spellStart"/>
      <w:r w:rsidRPr="00EE3C4A">
        <w:rPr>
          <w:rFonts w:ascii="Segoe UI" w:hAnsi="Segoe UI" w:cs="Segoe UI"/>
        </w:rPr>
        <w:t>HttpStatus</w:t>
      </w:r>
      <w:proofErr w:type="spellEnd"/>
      <w:r w:rsidRPr="00EE3C4A">
        <w:rPr>
          <w:rFonts w:ascii="Segoe UI" w:hAnsi="Segoe UI" w:cs="Segoe UI"/>
        </w:rPr>
        <w:t xml:space="preserve"> is OK (200), and no </w:t>
      </w:r>
      <w:proofErr w:type="spellStart"/>
      <w:r w:rsidRPr="00EE3C4A">
        <w:rPr>
          <w:rFonts w:ascii="Segoe UI" w:hAnsi="Segoe UI" w:cs="Segoe UI"/>
        </w:rPr>
        <w:t>cacheControl</w:t>
      </w:r>
      <w:proofErr w:type="spellEnd"/>
      <w:r w:rsidRPr="00EE3C4A">
        <w:rPr>
          <w:rFonts w:ascii="Segoe UI" w:hAnsi="Segoe UI" w:cs="Segoe UI"/>
        </w:rPr>
        <w:t xml:space="preserve"> header has been set already. It then adds two headers (Pragma and </w:t>
      </w:r>
      <w:proofErr w:type="spellStart"/>
      <w:r w:rsidRPr="00EE3C4A">
        <w:rPr>
          <w:rFonts w:ascii="Segoe UI" w:hAnsi="Segoe UI" w:cs="Segoe UI"/>
        </w:rPr>
        <w:t>CacheControl</w:t>
      </w:r>
      <w:proofErr w:type="spellEnd"/>
      <w:r w:rsidRPr="00EE3C4A">
        <w:rPr>
          <w:rFonts w:ascii="Segoe UI" w:hAnsi="Segoe UI" w:cs="Segoe UI"/>
        </w:rPr>
        <w:t>) to disable the cache, and sets the Expires header value to yesterday. These tactics will disable caching for the majority of scenarios.</w:t>
      </w:r>
    </w:p>
    <w:p w14:paraId="2A30C3BF" w14:textId="77777777" w:rsidR="00FD1DB3" w:rsidRPr="00EE3C4A" w:rsidRDefault="00FD1DB3" w:rsidP="00FD1DB3">
      <w:pPr>
        <w:pStyle w:val="Ln1"/>
        <w:rPr>
          <w:rFonts w:ascii="Segoe UI" w:hAnsi="Segoe UI" w:cs="Segoe UI"/>
        </w:rPr>
      </w:pPr>
      <w:r w:rsidRPr="00EE3C4A">
        <w:rPr>
          <w:rFonts w:ascii="Segoe UI" w:hAnsi="Segoe UI" w:cs="Segoe UI"/>
        </w:rPr>
        <w:t xml:space="preserve">Add the attribute to the </w:t>
      </w:r>
      <w:proofErr w:type="spellStart"/>
      <w:r w:rsidRPr="00EE3C4A">
        <w:rPr>
          <w:rFonts w:ascii="Segoe UI" w:hAnsi="Segoe UI" w:cs="Segoe UI"/>
        </w:rPr>
        <w:t>DriversController</w:t>
      </w:r>
      <w:proofErr w:type="spellEnd"/>
    </w:p>
    <w:p w14:paraId="2BD235C7" w14:textId="77777777" w:rsidR="00FD1DB3" w:rsidRPr="00EE3C4A" w:rsidRDefault="00FD1DB3" w:rsidP="00FD1DB3">
      <w:pPr>
        <w:pStyle w:val="Code"/>
        <w:ind w:left="1080"/>
        <w:rPr>
          <w:rFonts w:ascii="Segoe UI" w:hAnsi="Segoe UI" w:cs="Segoe UI"/>
        </w:rPr>
      </w:pPr>
      <w:r w:rsidRPr="00EE3C4A">
        <w:rPr>
          <w:rFonts w:ascii="Segoe UI" w:hAnsi="Segoe UI" w:cs="Segoe UI"/>
        </w:rPr>
        <w:t xml:space="preserve">    [</w:t>
      </w:r>
      <w:proofErr w:type="spellStart"/>
      <w:r w:rsidRPr="00EE3C4A">
        <w:rPr>
          <w:rFonts w:ascii="Segoe UI" w:hAnsi="Segoe UI" w:cs="Segoe UI"/>
        </w:rPr>
        <w:t>NoCache</w:t>
      </w:r>
      <w:proofErr w:type="spellEnd"/>
      <w:r w:rsidRPr="00EE3C4A">
        <w:rPr>
          <w:rFonts w:ascii="Segoe UI" w:hAnsi="Segoe UI" w:cs="Segoe UI"/>
        </w:rPr>
        <w:t>]</w:t>
      </w:r>
    </w:p>
    <w:p w14:paraId="3A65E065" w14:textId="77777777" w:rsidR="00FD1DB3" w:rsidRPr="00EE3C4A" w:rsidRDefault="00FD1DB3" w:rsidP="00FD1DB3">
      <w:pPr>
        <w:pStyle w:val="Code"/>
        <w:ind w:left="1080"/>
        <w:rPr>
          <w:rFonts w:ascii="Segoe UI" w:hAnsi="Segoe UI" w:cs="Segoe UI"/>
        </w:rPr>
      </w:pPr>
      <w:r w:rsidRPr="00EE3C4A">
        <w:rPr>
          <w:rFonts w:ascii="Segoe UI" w:hAnsi="Segoe UI" w:cs="Segoe UI"/>
        </w:rPr>
        <w:t xml:space="preserve">    public class </w:t>
      </w:r>
      <w:proofErr w:type="spellStart"/>
      <w:r w:rsidRPr="00EE3C4A">
        <w:rPr>
          <w:rFonts w:ascii="Segoe UI" w:hAnsi="Segoe UI" w:cs="Segoe UI"/>
        </w:rPr>
        <w:t>DriversController</w:t>
      </w:r>
      <w:proofErr w:type="spellEnd"/>
      <w:r w:rsidRPr="00EE3C4A">
        <w:rPr>
          <w:rFonts w:ascii="Segoe UI" w:hAnsi="Segoe UI" w:cs="Segoe UI"/>
        </w:rPr>
        <w:t xml:space="preserve"> : Controller</w:t>
      </w:r>
    </w:p>
    <w:p w14:paraId="715E5902" w14:textId="77777777" w:rsidR="00FD1DB3" w:rsidRPr="00EE3C4A" w:rsidRDefault="00FD1DB3" w:rsidP="00FD1DB3">
      <w:pPr>
        <w:pStyle w:val="Code"/>
        <w:ind w:left="1080"/>
        <w:rPr>
          <w:rFonts w:ascii="Segoe UI" w:hAnsi="Segoe UI" w:cs="Segoe UI"/>
        </w:rPr>
      </w:pPr>
      <w:r w:rsidRPr="00EE3C4A">
        <w:rPr>
          <w:rFonts w:ascii="Segoe UI" w:hAnsi="Segoe UI" w:cs="Segoe UI"/>
        </w:rPr>
        <w:t xml:space="preserve">    { … }</w:t>
      </w:r>
    </w:p>
    <w:p w14:paraId="53893B72" w14:textId="31153B36" w:rsidR="00FD1DB3" w:rsidRPr="00EE3C4A" w:rsidRDefault="00FD1DB3" w:rsidP="00FD1DB3">
      <w:pPr>
        <w:pStyle w:val="Ln1"/>
        <w:rPr>
          <w:rFonts w:ascii="Segoe UI" w:hAnsi="Segoe UI" w:cs="Segoe UI"/>
        </w:rPr>
      </w:pPr>
      <w:r w:rsidRPr="00EE3C4A">
        <w:rPr>
          <w:rFonts w:ascii="Segoe UI" w:hAnsi="Segoe UI" w:cs="Segoe UI"/>
        </w:rPr>
        <w:t xml:space="preserve">Add the </w:t>
      </w:r>
      <w:r>
        <w:rPr>
          <w:rFonts w:ascii="Segoe UI" w:hAnsi="Segoe UI" w:cs="Segoe UI"/>
        </w:rPr>
        <w:t>following name space to the using block:</w:t>
      </w:r>
    </w:p>
    <w:p w14:paraId="1292B147" w14:textId="4056AAFA" w:rsidR="00FD1DB3" w:rsidRPr="00EE3C4A" w:rsidRDefault="00FD1DB3" w:rsidP="00FD1DB3">
      <w:pPr>
        <w:pStyle w:val="Code"/>
        <w:ind w:left="1080"/>
        <w:rPr>
          <w:rFonts w:ascii="Segoe UI" w:hAnsi="Segoe UI" w:cs="Segoe UI"/>
        </w:rPr>
      </w:pPr>
      <w:r>
        <w:rPr>
          <w:rFonts w:ascii="Segoe UI" w:hAnsi="Segoe UI" w:cs="Segoe UI"/>
        </w:rPr>
        <w:t xml:space="preserve">using </w:t>
      </w:r>
      <w:proofErr w:type="spellStart"/>
      <w:r w:rsidRPr="00FD1DB3">
        <w:rPr>
          <w:rFonts w:ascii="Segoe UI" w:hAnsi="Segoe UI" w:cs="Segoe UI"/>
        </w:rPr>
        <w:t>MyShuttle.Api.Filters</w:t>
      </w:r>
      <w:proofErr w:type="spellEnd"/>
    </w:p>
    <w:p w14:paraId="540D298A" w14:textId="77777777" w:rsidR="009775AC" w:rsidRPr="00EE3C4A" w:rsidRDefault="009775AC" w:rsidP="000A7106">
      <w:pPr>
        <w:pStyle w:val="Ln1"/>
        <w:rPr>
          <w:rFonts w:ascii="Segoe UI" w:hAnsi="Segoe UI" w:cs="Segoe UI"/>
        </w:rPr>
      </w:pPr>
      <w:r w:rsidRPr="00EE3C4A">
        <w:rPr>
          <w:rFonts w:ascii="Segoe UI" w:hAnsi="Segoe UI" w:cs="Segoe UI"/>
        </w:rPr>
        <w:t>Build your app to confirm it all still compiles correctly.</w:t>
      </w:r>
    </w:p>
    <w:p w14:paraId="17FF700D" w14:textId="77777777" w:rsidR="009775AC" w:rsidRPr="00EE3C4A" w:rsidRDefault="009775AC" w:rsidP="000A7106">
      <w:pPr>
        <w:pStyle w:val="Ln1"/>
        <w:numPr>
          <w:ilvl w:val="0"/>
          <w:numId w:val="0"/>
        </w:numPr>
        <w:ind w:left="1080"/>
        <w:rPr>
          <w:rFonts w:ascii="Segoe UI" w:hAnsi="Segoe UI" w:cs="Segoe UI"/>
        </w:rPr>
      </w:pPr>
    </w:p>
    <w:p w14:paraId="3D7A4FD4" w14:textId="77777777" w:rsidR="009775AC" w:rsidRPr="00EE3C4A" w:rsidRDefault="009775AC" w:rsidP="000A7106">
      <w:pPr>
        <w:pStyle w:val="Ln1"/>
        <w:numPr>
          <w:ilvl w:val="0"/>
          <w:numId w:val="0"/>
        </w:numPr>
        <w:ind w:left="714"/>
        <w:rPr>
          <w:rFonts w:ascii="Segoe UI" w:hAnsi="Segoe UI" w:cs="Segoe UI"/>
        </w:rPr>
      </w:pPr>
    </w:p>
    <w:p w14:paraId="18555F32" w14:textId="77777777" w:rsidR="009775AC" w:rsidRPr="00EE3C4A" w:rsidRDefault="009775AC" w:rsidP="009775AC">
      <w:pPr>
        <w:rPr>
          <w:rFonts w:ascii="Segoe UI" w:hAnsi="Segoe UI" w:cs="Segoe UI"/>
        </w:rPr>
      </w:pPr>
      <w:r w:rsidRPr="00EE3C4A">
        <w:rPr>
          <w:rFonts w:ascii="Segoe UI" w:hAnsi="Segoe UI" w:cs="Segoe UI"/>
        </w:rPr>
        <w:br w:type="page"/>
      </w:r>
    </w:p>
    <w:p w14:paraId="1E31B936" w14:textId="7270D85E" w:rsidR="009775AC" w:rsidRPr="00EE3C4A" w:rsidRDefault="009775AC" w:rsidP="00624F80">
      <w:pPr>
        <w:pStyle w:val="Heading2TU"/>
      </w:pPr>
      <w:bookmarkStart w:id="51" w:name="_Toc480803624"/>
      <w:r w:rsidRPr="00EE3C4A">
        <w:lastRenderedPageBreak/>
        <w:t xml:space="preserve">Exercise 3: Implement the </w:t>
      </w:r>
      <w:r w:rsidR="00D1093C" w:rsidRPr="00EE3C4A">
        <w:t>A</w:t>
      </w:r>
      <w:r w:rsidRPr="00EE3C4A">
        <w:t>nalytics API Controller</w:t>
      </w:r>
      <w:bookmarkEnd w:id="51"/>
    </w:p>
    <w:p w14:paraId="749B215C" w14:textId="77777777" w:rsidR="009775AC" w:rsidRPr="00EE3C4A" w:rsidRDefault="009775AC" w:rsidP="00624F80">
      <w:pPr>
        <w:pStyle w:val="Heading4"/>
        <w:ind w:left="720"/>
      </w:pPr>
      <w:r w:rsidRPr="00EE3C4A">
        <w:t>Objectives</w:t>
      </w:r>
    </w:p>
    <w:p w14:paraId="7E5BB0F7" w14:textId="2D1D2148" w:rsidR="009775AC" w:rsidRPr="00EE3C4A" w:rsidRDefault="009775AC" w:rsidP="00624F80">
      <w:pPr>
        <w:ind w:left="720"/>
        <w:rPr>
          <w:rFonts w:ascii="Segoe UI" w:hAnsi="Segoe UI" w:cs="Segoe UI"/>
        </w:rPr>
      </w:pPr>
      <w:r w:rsidRPr="00EE3C4A">
        <w:rPr>
          <w:rFonts w:ascii="Segoe UI" w:hAnsi="Segoe UI" w:cs="Segoe UI"/>
        </w:rPr>
        <w:t xml:space="preserve">In this exercise, you will complete the API by adding the final controller and </w:t>
      </w:r>
      <w:r w:rsidR="000E25A2" w:rsidRPr="00EE3C4A">
        <w:rPr>
          <w:rFonts w:ascii="Segoe UI" w:hAnsi="Segoe UI" w:cs="Segoe UI"/>
        </w:rPr>
        <w:t>its</w:t>
      </w:r>
      <w:r w:rsidRPr="00EE3C4A">
        <w:rPr>
          <w:rFonts w:ascii="Segoe UI" w:hAnsi="Segoe UI" w:cs="Segoe UI"/>
        </w:rPr>
        <w:t xml:space="preserve"> helper class.</w:t>
      </w:r>
    </w:p>
    <w:p w14:paraId="1EA0FF53" w14:textId="77777777" w:rsidR="009775AC" w:rsidRPr="00EE3C4A" w:rsidRDefault="009775AC" w:rsidP="00624F80">
      <w:pPr>
        <w:pStyle w:val="Heading4"/>
        <w:ind w:left="720"/>
      </w:pPr>
      <w:r w:rsidRPr="00EE3C4A">
        <w:t>Scenario</w:t>
      </w:r>
    </w:p>
    <w:p w14:paraId="216FD5EA" w14:textId="77777777" w:rsidR="009775AC" w:rsidRPr="00EE3C4A" w:rsidRDefault="009775AC" w:rsidP="00624F80">
      <w:pPr>
        <w:ind w:left="720"/>
        <w:rPr>
          <w:rFonts w:ascii="Segoe UI" w:hAnsi="Segoe UI" w:cs="Segoe UI"/>
        </w:rPr>
      </w:pPr>
      <w:r w:rsidRPr="00EE3C4A">
        <w:rPr>
          <w:rFonts w:ascii="Segoe UI" w:hAnsi="Segoe UI" w:cs="Segoe UI"/>
        </w:rPr>
        <w:t xml:space="preserve">The </w:t>
      </w:r>
      <w:proofErr w:type="spellStart"/>
      <w:r w:rsidRPr="00EE3C4A">
        <w:rPr>
          <w:rFonts w:ascii="Segoe UI" w:hAnsi="Segoe UI" w:cs="Segoe UI"/>
        </w:rPr>
        <w:t>AnalyticsController</w:t>
      </w:r>
      <w:proofErr w:type="spellEnd"/>
      <w:r w:rsidRPr="00EE3C4A">
        <w:rPr>
          <w:rFonts w:ascii="Segoe UI" w:hAnsi="Segoe UI" w:cs="Segoe UI"/>
        </w:rPr>
        <w:t xml:space="preserve"> is reasonably simple – it uses the existing repository interfaces to query summary information and return structured data as the result.</w:t>
      </w:r>
    </w:p>
    <w:p w14:paraId="5A6E45C7" w14:textId="17AFBF70" w:rsidR="009775AC" w:rsidRPr="00EE3C4A" w:rsidRDefault="009775AC" w:rsidP="00624F80">
      <w:pPr>
        <w:pStyle w:val="ProcedureHeading0"/>
      </w:pPr>
      <w:r w:rsidRPr="00EE3C4A">
        <w:t xml:space="preserve">Task 1: </w:t>
      </w:r>
      <w:r w:rsidR="00B257F8">
        <w:t>Implement Analytics controller</w:t>
      </w:r>
    </w:p>
    <w:p w14:paraId="5377BFFA" w14:textId="77777777" w:rsidR="009775AC" w:rsidRPr="00EE3C4A" w:rsidRDefault="009775AC" w:rsidP="000A7106">
      <w:pPr>
        <w:pStyle w:val="Ln1"/>
        <w:numPr>
          <w:ilvl w:val="0"/>
          <w:numId w:val="31"/>
        </w:numPr>
        <w:rPr>
          <w:rFonts w:ascii="Segoe UI" w:hAnsi="Segoe UI" w:cs="Segoe UI"/>
        </w:rPr>
      </w:pPr>
      <w:r w:rsidRPr="00EE3C4A">
        <w:rPr>
          <w:rFonts w:ascii="Segoe UI" w:hAnsi="Segoe UI" w:cs="Segoe UI"/>
        </w:rPr>
        <w:t xml:space="preserve">Add the existing </w:t>
      </w:r>
      <w:proofErr w:type="spellStart"/>
      <w:r w:rsidRPr="00EE3C4A">
        <w:rPr>
          <w:rFonts w:ascii="Segoe UI" w:hAnsi="Segoe UI" w:cs="Segoe UI"/>
          <w:b/>
        </w:rPr>
        <w:t>GlobalConfig</w:t>
      </w:r>
      <w:proofErr w:type="spellEnd"/>
      <w:r w:rsidRPr="00EE3C4A">
        <w:rPr>
          <w:rFonts w:ascii="Segoe UI" w:hAnsi="Segoe UI" w:cs="Segoe UI"/>
        </w:rPr>
        <w:t xml:space="preserve"> file from assets:</w:t>
      </w:r>
    </w:p>
    <w:p w14:paraId="340CCE1C" w14:textId="1F08B9B5" w:rsidR="009775AC" w:rsidRPr="00EE3C4A" w:rsidRDefault="009775AC" w:rsidP="000A7106">
      <w:pPr>
        <w:pStyle w:val="ListParagraph"/>
        <w:numPr>
          <w:ilvl w:val="0"/>
          <w:numId w:val="33"/>
        </w:numPr>
        <w:ind w:left="1440"/>
        <w:rPr>
          <w:rFonts w:ascii="Segoe UI" w:hAnsi="Segoe UI" w:cs="Segoe UI"/>
          <w:b/>
        </w:rPr>
      </w:pPr>
      <w:r w:rsidRPr="00EE3C4A">
        <w:rPr>
          <w:rFonts w:ascii="Segoe UI" w:hAnsi="Segoe UI" w:cs="Segoe UI"/>
        </w:rPr>
        <w:t>Right</w:t>
      </w:r>
      <w:r w:rsidR="00DB4632" w:rsidRPr="00EE3C4A">
        <w:rPr>
          <w:rFonts w:ascii="Segoe UI" w:hAnsi="Segoe UI" w:cs="Segoe UI"/>
        </w:rPr>
        <w:t>-</w:t>
      </w:r>
      <w:r w:rsidRPr="00EE3C4A">
        <w:rPr>
          <w:rFonts w:ascii="Segoe UI" w:hAnsi="Segoe UI" w:cs="Segoe UI"/>
        </w:rPr>
        <w:t xml:space="preserve">click the </w:t>
      </w:r>
      <w:r w:rsidRPr="00EE3C4A">
        <w:rPr>
          <w:rFonts w:ascii="Segoe UI" w:hAnsi="Segoe UI" w:cs="Segoe UI"/>
          <w:b/>
        </w:rPr>
        <w:t xml:space="preserve">Constant </w:t>
      </w:r>
      <w:r w:rsidRPr="00EE3C4A">
        <w:rPr>
          <w:rFonts w:ascii="Segoe UI" w:hAnsi="Segoe UI" w:cs="Segoe UI"/>
        </w:rPr>
        <w:t>folder,</w:t>
      </w:r>
      <w:r w:rsidR="00616C6C" w:rsidRPr="00EE3C4A">
        <w:rPr>
          <w:rFonts w:ascii="Segoe UI" w:hAnsi="Segoe UI" w:cs="Segoe UI"/>
        </w:rPr>
        <w:t xml:space="preserve"> and click</w:t>
      </w:r>
      <w:r w:rsidRPr="00EE3C4A">
        <w:rPr>
          <w:rFonts w:ascii="Segoe UI" w:hAnsi="Segoe UI" w:cs="Segoe UI"/>
        </w:rPr>
        <w:t xml:space="preserve"> </w:t>
      </w:r>
      <w:r w:rsidRPr="00EE3C4A">
        <w:rPr>
          <w:rFonts w:ascii="Segoe UI" w:hAnsi="Segoe UI" w:cs="Segoe UI"/>
          <w:b/>
        </w:rPr>
        <w:t xml:space="preserve">Add </w:t>
      </w:r>
      <w:r w:rsidRPr="00EE3C4A">
        <w:rPr>
          <w:rFonts w:ascii="Segoe UI" w:hAnsi="Segoe UI" w:cs="Segoe UI"/>
        </w:rPr>
        <w:t xml:space="preserve">&gt; </w:t>
      </w:r>
      <w:r w:rsidRPr="00EE3C4A">
        <w:rPr>
          <w:rFonts w:ascii="Segoe UI" w:hAnsi="Segoe UI" w:cs="Segoe UI"/>
          <w:b/>
        </w:rPr>
        <w:t>Existing Item…</w:t>
      </w:r>
    </w:p>
    <w:p w14:paraId="6A4BDE69" w14:textId="725D845F" w:rsidR="009775AC" w:rsidRPr="00EE3C4A" w:rsidRDefault="009775AC" w:rsidP="000A7106">
      <w:pPr>
        <w:pStyle w:val="ListParagraph"/>
        <w:numPr>
          <w:ilvl w:val="0"/>
          <w:numId w:val="33"/>
        </w:numPr>
        <w:ind w:left="1440"/>
        <w:rPr>
          <w:rFonts w:ascii="Segoe UI" w:hAnsi="Segoe UI" w:cs="Segoe UI"/>
        </w:rPr>
      </w:pPr>
      <w:r w:rsidRPr="00EE3C4A">
        <w:rPr>
          <w:rFonts w:ascii="Segoe UI" w:hAnsi="Segoe UI" w:cs="Segoe UI"/>
        </w:rPr>
        <w:t xml:space="preserve">Browse to the </w:t>
      </w:r>
      <w:r w:rsidR="00CA10C7">
        <w:rPr>
          <w:rFonts w:ascii="Segoe UI" w:hAnsi="Segoe UI" w:cs="Segoe UI"/>
        </w:rPr>
        <w:t>folder Assets\</w:t>
      </w:r>
      <w:proofErr w:type="spellStart"/>
      <w:r w:rsidR="00CA10C7">
        <w:rPr>
          <w:rFonts w:ascii="Segoe UI" w:hAnsi="Segoe UI" w:cs="Segoe UI"/>
        </w:rPr>
        <w:t>MyShuttle.Api</w:t>
      </w:r>
      <w:proofErr w:type="spellEnd"/>
      <w:r w:rsidRPr="00EE3C4A">
        <w:rPr>
          <w:rFonts w:ascii="Segoe UI" w:hAnsi="Segoe UI" w:cs="Segoe UI"/>
        </w:rPr>
        <w:t xml:space="preserve">\Constant, select </w:t>
      </w:r>
      <w:proofErr w:type="spellStart"/>
      <w:r w:rsidRPr="00EE3C4A">
        <w:rPr>
          <w:rFonts w:ascii="Segoe UI" w:hAnsi="Segoe UI" w:cs="Segoe UI"/>
          <w:b/>
        </w:rPr>
        <w:t>GlobalConfig.cs</w:t>
      </w:r>
      <w:proofErr w:type="spellEnd"/>
      <w:r w:rsidRPr="00EE3C4A">
        <w:rPr>
          <w:rFonts w:ascii="Segoe UI" w:hAnsi="Segoe UI" w:cs="Segoe UI"/>
        </w:rPr>
        <w:t xml:space="preserve"> and click </w:t>
      </w:r>
      <w:r w:rsidRPr="00EE3C4A">
        <w:rPr>
          <w:rFonts w:ascii="Segoe UI" w:hAnsi="Segoe UI" w:cs="Segoe UI"/>
          <w:b/>
        </w:rPr>
        <w:t>Add</w:t>
      </w:r>
      <w:r w:rsidR="00616C6C" w:rsidRPr="00EE3C4A">
        <w:rPr>
          <w:rFonts w:ascii="Segoe UI" w:hAnsi="Segoe UI" w:cs="Segoe UI"/>
        </w:rPr>
        <w:t>.</w:t>
      </w:r>
    </w:p>
    <w:p w14:paraId="7BA064F7" w14:textId="2CC91558" w:rsidR="009775AC" w:rsidRPr="00EE3C4A" w:rsidRDefault="009775AC" w:rsidP="000A7106">
      <w:pPr>
        <w:pStyle w:val="Ln1"/>
        <w:rPr>
          <w:rFonts w:ascii="Segoe UI" w:hAnsi="Segoe UI" w:cs="Segoe UI"/>
        </w:rPr>
      </w:pPr>
      <w:r w:rsidRPr="00EE3C4A">
        <w:rPr>
          <w:rFonts w:ascii="Segoe UI" w:hAnsi="Segoe UI" w:cs="Segoe UI"/>
        </w:rPr>
        <w:t xml:space="preserve">The </w:t>
      </w:r>
      <w:proofErr w:type="spellStart"/>
      <w:r w:rsidRPr="00B257F8">
        <w:rPr>
          <w:rFonts w:ascii="Segoe UI" w:hAnsi="Segoe UI" w:cs="Segoe UI"/>
          <w:b/>
        </w:rPr>
        <w:t>GlobalConfig</w:t>
      </w:r>
      <w:proofErr w:type="spellEnd"/>
      <w:r w:rsidRPr="00EE3C4A">
        <w:rPr>
          <w:rFonts w:ascii="Segoe UI" w:hAnsi="Segoe UI" w:cs="Segoe UI"/>
        </w:rPr>
        <w:t xml:space="preserve"> is a simple helper class used by the </w:t>
      </w:r>
      <w:proofErr w:type="spellStart"/>
      <w:r w:rsidRPr="00B257F8">
        <w:rPr>
          <w:rFonts w:ascii="Segoe UI" w:hAnsi="Segoe UI" w:cs="Segoe UI"/>
          <w:b/>
        </w:rPr>
        <w:t>AnalyticsController</w:t>
      </w:r>
      <w:proofErr w:type="spellEnd"/>
      <w:r w:rsidRPr="00EE3C4A">
        <w:rPr>
          <w:rFonts w:ascii="Segoe UI" w:hAnsi="Segoe UI" w:cs="Segoe UI"/>
        </w:rPr>
        <w:t xml:space="preserve"> to provide a central place for configuration – in this case we</w:t>
      </w:r>
      <w:r w:rsidR="00616C6C" w:rsidRPr="00EE3C4A">
        <w:rPr>
          <w:rFonts w:ascii="Segoe UI" w:hAnsi="Segoe UI" w:cs="Segoe UI"/>
        </w:rPr>
        <w:t xml:space="preserve"> a</w:t>
      </w:r>
      <w:r w:rsidRPr="00EE3C4A">
        <w:rPr>
          <w:rFonts w:ascii="Segoe UI" w:hAnsi="Segoe UI" w:cs="Segoe UI"/>
        </w:rPr>
        <w:t>re providing the default number of items to return when requesting the "Top" drivers or vehicles.</w:t>
      </w:r>
    </w:p>
    <w:p w14:paraId="534E5D7A" w14:textId="77777777" w:rsidR="009775AC" w:rsidRPr="00EE3C4A" w:rsidRDefault="009775AC" w:rsidP="000A7106">
      <w:pPr>
        <w:pStyle w:val="Ln1"/>
        <w:rPr>
          <w:rFonts w:ascii="Segoe UI" w:hAnsi="Segoe UI" w:cs="Segoe UI"/>
        </w:rPr>
      </w:pPr>
      <w:r w:rsidRPr="00EE3C4A">
        <w:rPr>
          <w:rFonts w:ascii="Segoe UI" w:hAnsi="Segoe UI" w:cs="Segoe UI"/>
        </w:rPr>
        <w:t>Add the Analytics Controller class to the project</w:t>
      </w:r>
    </w:p>
    <w:p w14:paraId="0064F401" w14:textId="4796FD71" w:rsidR="009775AC" w:rsidRPr="00EE3C4A" w:rsidRDefault="009775AC" w:rsidP="00B11BE9">
      <w:pPr>
        <w:pStyle w:val="Ln1"/>
        <w:numPr>
          <w:ilvl w:val="1"/>
          <w:numId w:val="14"/>
        </w:numPr>
        <w:rPr>
          <w:rFonts w:ascii="Segoe UI" w:hAnsi="Segoe UI" w:cs="Segoe UI"/>
          <w:b/>
        </w:rPr>
      </w:pPr>
      <w:r w:rsidRPr="00EE3C4A">
        <w:rPr>
          <w:rFonts w:ascii="Segoe UI" w:hAnsi="Segoe UI" w:cs="Segoe UI"/>
        </w:rPr>
        <w:t>Right</w:t>
      </w:r>
      <w:r w:rsidR="00616C6C" w:rsidRPr="00EE3C4A">
        <w:rPr>
          <w:rFonts w:ascii="Segoe UI" w:hAnsi="Segoe UI" w:cs="Segoe UI"/>
        </w:rPr>
        <w:t>-</w:t>
      </w:r>
      <w:r w:rsidRPr="00EE3C4A">
        <w:rPr>
          <w:rFonts w:ascii="Segoe UI" w:hAnsi="Segoe UI" w:cs="Segoe UI"/>
        </w:rPr>
        <w:t xml:space="preserve">click the </w:t>
      </w:r>
      <w:r w:rsidRPr="00EE3C4A">
        <w:rPr>
          <w:rFonts w:ascii="Segoe UI" w:hAnsi="Segoe UI" w:cs="Segoe UI"/>
          <w:b/>
        </w:rPr>
        <w:t>Controllers</w:t>
      </w:r>
      <w:r w:rsidRPr="00EE3C4A">
        <w:rPr>
          <w:rFonts w:ascii="Segoe UI" w:hAnsi="Segoe UI" w:cs="Segoe UI"/>
        </w:rPr>
        <w:t xml:space="preserve"> folder, </w:t>
      </w:r>
      <w:r w:rsidR="00616C6C" w:rsidRPr="00EE3C4A">
        <w:rPr>
          <w:rFonts w:ascii="Segoe UI" w:hAnsi="Segoe UI" w:cs="Segoe UI"/>
        </w:rPr>
        <w:t xml:space="preserve">and click </w:t>
      </w:r>
      <w:r w:rsidRPr="00EE3C4A">
        <w:rPr>
          <w:rFonts w:ascii="Segoe UI" w:hAnsi="Segoe UI" w:cs="Segoe UI"/>
          <w:b/>
        </w:rPr>
        <w:t xml:space="preserve">Add </w:t>
      </w:r>
      <w:r w:rsidRPr="00EE3C4A">
        <w:rPr>
          <w:rFonts w:ascii="Segoe UI" w:hAnsi="Segoe UI" w:cs="Segoe UI"/>
        </w:rPr>
        <w:t xml:space="preserve">&gt; </w:t>
      </w:r>
      <w:r w:rsidRPr="00EE3C4A">
        <w:rPr>
          <w:rFonts w:ascii="Segoe UI" w:hAnsi="Segoe UI" w:cs="Segoe UI"/>
          <w:b/>
        </w:rPr>
        <w:t>Existing Item…</w:t>
      </w:r>
    </w:p>
    <w:p w14:paraId="3BF1864E" w14:textId="23684905" w:rsidR="009775AC" w:rsidRPr="00EE3C4A" w:rsidRDefault="009775AC" w:rsidP="00B11BE9">
      <w:pPr>
        <w:pStyle w:val="Ln1"/>
        <w:numPr>
          <w:ilvl w:val="1"/>
          <w:numId w:val="14"/>
        </w:numPr>
        <w:rPr>
          <w:rFonts w:ascii="Segoe UI" w:hAnsi="Segoe UI" w:cs="Segoe UI"/>
        </w:rPr>
      </w:pPr>
      <w:r w:rsidRPr="00EE3C4A">
        <w:rPr>
          <w:rFonts w:ascii="Segoe UI" w:hAnsi="Segoe UI" w:cs="Segoe UI"/>
        </w:rPr>
        <w:t xml:space="preserve">Browse to the folder </w:t>
      </w:r>
      <w:r w:rsidRPr="00EE3C4A">
        <w:rPr>
          <w:rFonts w:ascii="Segoe UI" w:hAnsi="Segoe UI" w:cs="Segoe UI"/>
          <w:i/>
        </w:rPr>
        <w:t>Assets\</w:t>
      </w:r>
      <w:proofErr w:type="spellStart"/>
      <w:r w:rsidRPr="00EE3C4A">
        <w:rPr>
          <w:rFonts w:ascii="Segoe UI" w:hAnsi="Segoe UI" w:cs="Segoe UI"/>
          <w:i/>
        </w:rPr>
        <w:t>MyShuttle.API</w:t>
      </w:r>
      <w:proofErr w:type="spellEnd"/>
      <w:r w:rsidRPr="00EE3C4A">
        <w:rPr>
          <w:rFonts w:ascii="Segoe UI" w:hAnsi="Segoe UI" w:cs="Segoe UI"/>
          <w:i/>
        </w:rPr>
        <w:t>\Controllers</w:t>
      </w:r>
      <w:r w:rsidRPr="00EE3C4A">
        <w:rPr>
          <w:rFonts w:ascii="Segoe UI" w:hAnsi="Segoe UI" w:cs="Segoe UI"/>
        </w:rPr>
        <w:t xml:space="preserve">, select </w:t>
      </w:r>
      <w:proofErr w:type="spellStart"/>
      <w:r w:rsidRPr="00EE3C4A">
        <w:rPr>
          <w:rFonts w:ascii="Segoe UI" w:hAnsi="Segoe UI" w:cs="Segoe UI"/>
          <w:b/>
        </w:rPr>
        <w:t>AnalyticsController.cs</w:t>
      </w:r>
      <w:proofErr w:type="spellEnd"/>
      <w:r w:rsidRPr="00EE3C4A">
        <w:rPr>
          <w:rFonts w:ascii="Segoe UI" w:hAnsi="Segoe UI" w:cs="Segoe UI"/>
        </w:rPr>
        <w:t xml:space="preserve"> and click </w:t>
      </w:r>
      <w:r w:rsidRPr="00EE3C4A">
        <w:rPr>
          <w:rFonts w:ascii="Segoe UI" w:hAnsi="Segoe UI" w:cs="Segoe UI"/>
          <w:b/>
        </w:rPr>
        <w:t>Add</w:t>
      </w:r>
      <w:r w:rsidR="00616C6C" w:rsidRPr="00EE3C4A">
        <w:rPr>
          <w:rFonts w:ascii="Segoe UI" w:hAnsi="Segoe UI" w:cs="Segoe UI"/>
        </w:rPr>
        <w:t>.</w:t>
      </w:r>
    </w:p>
    <w:p w14:paraId="3BBA442A" w14:textId="0685A442" w:rsidR="009775AC" w:rsidRPr="00EE3C4A" w:rsidRDefault="009775AC" w:rsidP="000A7106">
      <w:pPr>
        <w:pStyle w:val="Ln1"/>
        <w:rPr>
          <w:rFonts w:ascii="Segoe UI" w:hAnsi="Segoe UI" w:cs="Segoe UI"/>
        </w:rPr>
      </w:pPr>
      <w:r w:rsidRPr="00EE3C4A">
        <w:rPr>
          <w:rFonts w:ascii="Segoe UI" w:hAnsi="Segoe UI" w:cs="Segoe UI"/>
        </w:rPr>
        <w:t xml:space="preserve">Examine the </w:t>
      </w:r>
      <w:proofErr w:type="spellStart"/>
      <w:r w:rsidRPr="00B257F8">
        <w:rPr>
          <w:rFonts w:ascii="Segoe UI" w:hAnsi="Segoe UI" w:cs="Segoe UI"/>
          <w:b/>
        </w:rPr>
        <w:t>AnalyticsController</w:t>
      </w:r>
      <w:proofErr w:type="spellEnd"/>
      <w:r w:rsidRPr="00EE3C4A">
        <w:rPr>
          <w:rFonts w:ascii="Segoe UI" w:hAnsi="Segoe UI" w:cs="Segoe UI"/>
        </w:rPr>
        <w:t xml:space="preserve"> class – it should all make sense based on the </w:t>
      </w:r>
      <w:proofErr w:type="spellStart"/>
      <w:r w:rsidRPr="00B257F8">
        <w:rPr>
          <w:rFonts w:ascii="Segoe UI" w:hAnsi="Segoe UI" w:cs="Segoe UI"/>
          <w:b/>
        </w:rPr>
        <w:t>DriverController</w:t>
      </w:r>
      <w:proofErr w:type="spellEnd"/>
      <w:r w:rsidRPr="00EE3C4A">
        <w:rPr>
          <w:rFonts w:ascii="Segoe UI" w:hAnsi="Segoe UI" w:cs="Segoe UI"/>
        </w:rPr>
        <w:t xml:space="preserve"> code completed already. Note again the use of </w:t>
      </w:r>
      <w:proofErr w:type="spellStart"/>
      <w:r w:rsidRPr="00EE3C4A">
        <w:rPr>
          <w:rFonts w:ascii="Segoe UI" w:hAnsi="Segoe UI" w:cs="Segoe UI"/>
        </w:rPr>
        <w:t>async</w:t>
      </w:r>
      <w:proofErr w:type="spellEnd"/>
      <w:r w:rsidRPr="00EE3C4A">
        <w:rPr>
          <w:rFonts w:ascii="Segoe UI" w:hAnsi="Segoe UI" w:cs="Segoe UI"/>
        </w:rPr>
        <w:t xml:space="preserve"> for performance best practice.  </w:t>
      </w:r>
    </w:p>
    <w:p w14:paraId="73D5E1B6" w14:textId="1813F3B6" w:rsidR="009775AC" w:rsidRPr="00EE3C4A" w:rsidRDefault="009775AC" w:rsidP="00B11BE9">
      <w:pPr>
        <w:pStyle w:val="Ln1"/>
        <w:numPr>
          <w:ilvl w:val="1"/>
          <w:numId w:val="14"/>
        </w:numPr>
        <w:rPr>
          <w:rFonts w:ascii="Segoe UI" w:hAnsi="Segoe UI" w:cs="Segoe UI"/>
        </w:rPr>
      </w:pPr>
      <w:r w:rsidRPr="00EE3C4A">
        <w:rPr>
          <w:rFonts w:ascii="Segoe UI" w:hAnsi="Segoe UI" w:cs="Segoe UI"/>
        </w:rPr>
        <w:t>The constructor uses dependency injection to receive the repositories</w:t>
      </w:r>
      <w:r w:rsidR="00616C6C" w:rsidRPr="00EE3C4A">
        <w:rPr>
          <w:rFonts w:ascii="Segoe UI" w:hAnsi="Segoe UI" w:cs="Segoe UI"/>
        </w:rPr>
        <w:t>.</w:t>
      </w:r>
    </w:p>
    <w:p w14:paraId="6F40F6E1" w14:textId="6C212A22" w:rsidR="009775AC" w:rsidRPr="00EE3C4A" w:rsidRDefault="009775AC" w:rsidP="00B11BE9">
      <w:pPr>
        <w:pStyle w:val="Ln1"/>
        <w:numPr>
          <w:ilvl w:val="1"/>
          <w:numId w:val="14"/>
        </w:numPr>
        <w:rPr>
          <w:rFonts w:ascii="Segoe UI" w:hAnsi="Segoe UI" w:cs="Segoe UI"/>
        </w:rPr>
      </w:pPr>
      <w:r w:rsidRPr="00EE3C4A">
        <w:rPr>
          <w:rFonts w:ascii="Segoe UI" w:hAnsi="Segoe UI" w:cs="Segoe UI"/>
        </w:rPr>
        <w:t>The action names are overridden to provide an easier to consume URL for consumers</w:t>
      </w:r>
      <w:r w:rsidR="00616C6C" w:rsidRPr="00EE3C4A">
        <w:rPr>
          <w:rFonts w:ascii="Segoe UI" w:hAnsi="Segoe UI" w:cs="Segoe UI"/>
        </w:rPr>
        <w:t>.</w:t>
      </w:r>
    </w:p>
    <w:p w14:paraId="2A4C0801" w14:textId="77777777" w:rsidR="009775AC" w:rsidRPr="00EE3C4A" w:rsidRDefault="009775AC" w:rsidP="00B11BE9">
      <w:pPr>
        <w:pStyle w:val="Ln1"/>
        <w:numPr>
          <w:ilvl w:val="1"/>
          <w:numId w:val="14"/>
        </w:numPr>
        <w:rPr>
          <w:rFonts w:ascii="Segoe UI" w:hAnsi="Segoe UI" w:cs="Segoe UI"/>
        </w:rPr>
      </w:pPr>
      <w:r w:rsidRPr="00EE3C4A">
        <w:rPr>
          <w:rFonts w:ascii="Segoe UI" w:hAnsi="Segoe UI" w:cs="Segoe UI"/>
        </w:rPr>
        <w:t xml:space="preserve">The controller builds models from the result of the repository calls, and returns them as structured data.  </w:t>
      </w:r>
    </w:p>
    <w:p w14:paraId="41DBE85A" w14:textId="77777777" w:rsidR="009775AC" w:rsidRPr="00EE3C4A" w:rsidRDefault="009775AC" w:rsidP="00B11BE9">
      <w:pPr>
        <w:pStyle w:val="Ln1"/>
        <w:numPr>
          <w:ilvl w:val="1"/>
          <w:numId w:val="14"/>
        </w:numPr>
        <w:rPr>
          <w:rFonts w:ascii="Segoe UI" w:hAnsi="Segoe UI" w:cs="Segoe UI"/>
        </w:rPr>
      </w:pPr>
      <w:r w:rsidRPr="00EE3C4A">
        <w:rPr>
          <w:rFonts w:ascii="Segoe UI" w:hAnsi="Segoe UI" w:cs="Segoe UI"/>
        </w:rPr>
        <w:t>Note there is no need to convert the data models to XML or JSON, the framework handles this on your behalf.</w:t>
      </w:r>
    </w:p>
    <w:p w14:paraId="2C6DA44E" w14:textId="77777777" w:rsidR="009775AC" w:rsidRPr="00EE3C4A" w:rsidRDefault="009775AC" w:rsidP="00B11BE9">
      <w:pPr>
        <w:pStyle w:val="Ln1"/>
        <w:rPr>
          <w:rFonts w:ascii="Segoe UI" w:hAnsi="Segoe UI" w:cs="Segoe UI"/>
        </w:rPr>
      </w:pPr>
      <w:r w:rsidRPr="00EE3C4A">
        <w:rPr>
          <w:rFonts w:ascii="Segoe UI" w:hAnsi="Segoe UI" w:cs="Segoe UI"/>
        </w:rPr>
        <w:t>Build and run the app now that it is complete.</w:t>
      </w:r>
    </w:p>
    <w:p w14:paraId="46560505" w14:textId="627D70E1" w:rsidR="009775AC" w:rsidRPr="001D763C" w:rsidRDefault="009775AC" w:rsidP="009B4A4A">
      <w:pPr>
        <w:pStyle w:val="Ln1"/>
        <w:ind w:firstLine="0"/>
        <w:rPr>
          <w:rFonts w:ascii="Segoe UI" w:hAnsi="Segoe UI" w:cs="Segoe UI"/>
        </w:rPr>
      </w:pPr>
      <w:r w:rsidRPr="001D763C">
        <w:rPr>
          <w:rFonts w:ascii="Segoe UI" w:hAnsi="Segoe UI" w:cs="Segoe UI"/>
        </w:rPr>
        <w:lastRenderedPageBreak/>
        <w:t xml:space="preserve">Navigate to </w:t>
      </w:r>
      <w:r w:rsidR="00616C6C" w:rsidRPr="001D763C">
        <w:rPr>
          <w:rFonts w:ascii="Segoe UI" w:hAnsi="Segoe UI" w:cs="Segoe UI"/>
          <w:i/>
        </w:rPr>
        <w:t>http://localhost:5000/</w:t>
      </w:r>
      <w:r w:rsidR="002F733C" w:rsidRPr="001D763C">
        <w:rPr>
          <w:rFonts w:ascii="Segoe UI" w:hAnsi="Segoe UI" w:cs="Segoe UI"/>
          <w:i/>
        </w:rPr>
        <w:t>api/</w:t>
      </w:r>
      <w:r w:rsidR="00616C6C" w:rsidRPr="001D763C">
        <w:rPr>
          <w:rFonts w:ascii="Segoe UI" w:hAnsi="Segoe UI" w:cs="Segoe UI"/>
          <w:i/>
        </w:rPr>
        <w:t>analytics/summary</w:t>
      </w:r>
      <w:r w:rsidRPr="001D763C">
        <w:rPr>
          <w:rFonts w:ascii="Segoe UI" w:hAnsi="Segoe UI" w:cs="Segoe UI"/>
        </w:rPr>
        <w:t xml:space="preserve"> to see a JSON formatted output from your </w:t>
      </w:r>
      <w:proofErr w:type="spellStart"/>
      <w:r w:rsidRPr="001D763C">
        <w:rPr>
          <w:rFonts w:ascii="Segoe UI" w:hAnsi="Segoe UI" w:cs="Segoe UI"/>
        </w:rPr>
        <w:t>GetSummaryInfo</w:t>
      </w:r>
      <w:proofErr w:type="spellEnd"/>
      <w:r w:rsidRPr="001D763C">
        <w:rPr>
          <w:rFonts w:ascii="Segoe UI" w:hAnsi="Segoe UI" w:cs="Segoe UI"/>
        </w:rPr>
        <w:t xml:space="preserve">() call. Note the structure matches the </w:t>
      </w:r>
      <w:proofErr w:type="spellStart"/>
      <w:r w:rsidRPr="001D763C">
        <w:rPr>
          <w:rFonts w:ascii="Segoe UI" w:hAnsi="Segoe UI" w:cs="Segoe UI"/>
        </w:rPr>
        <w:t>SummaryAnalyticInfo</w:t>
      </w:r>
      <w:proofErr w:type="spellEnd"/>
      <w:r w:rsidRPr="001D763C">
        <w:rPr>
          <w:rFonts w:ascii="Segoe UI" w:hAnsi="Segoe UI" w:cs="Segoe UI"/>
        </w:rPr>
        <w:t xml:space="preserve"> model in the </w:t>
      </w:r>
      <w:proofErr w:type="spellStart"/>
      <w:r w:rsidRPr="001D763C">
        <w:rPr>
          <w:rFonts w:ascii="Segoe UI" w:hAnsi="Segoe UI" w:cs="Segoe UI"/>
        </w:rPr>
        <w:t>MyShuttle.Models</w:t>
      </w:r>
      <w:proofErr w:type="spellEnd"/>
      <w:r w:rsidRPr="001D763C">
        <w:rPr>
          <w:rFonts w:ascii="Segoe UI" w:hAnsi="Segoe UI" w:cs="Segoe UI"/>
        </w:rPr>
        <w:t xml:space="preserve"> project.</w:t>
      </w:r>
    </w:p>
    <w:p w14:paraId="036FDD03" w14:textId="163428D5" w:rsidR="00D1093C" w:rsidRPr="00EE3C4A" w:rsidRDefault="009775AC" w:rsidP="000A7106">
      <w:pPr>
        <w:pStyle w:val="Ln1"/>
        <w:rPr>
          <w:rFonts w:ascii="Segoe UI" w:hAnsi="Segoe UI" w:cs="Segoe UI"/>
        </w:rPr>
      </w:pPr>
      <w:r w:rsidRPr="00EE3C4A">
        <w:rPr>
          <w:rFonts w:ascii="Segoe UI" w:hAnsi="Segoe UI" w:cs="Segoe UI"/>
        </w:rPr>
        <w:t xml:space="preserve">The final project should look like the </w:t>
      </w:r>
      <w:r w:rsidR="00D1093C" w:rsidRPr="00EE3C4A">
        <w:rPr>
          <w:rFonts w:ascii="Segoe UI" w:hAnsi="Segoe UI" w:cs="Segoe UI"/>
        </w:rPr>
        <w:t xml:space="preserve">following </w:t>
      </w:r>
      <w:r w:rsidRPr="00EE3C4A">
        <w:rPr>
          <w:rFonts w:ascii="Segoe UI" w:hAnsi="Segoe UI" w:cs="Segoe UI"/>
        </w:rPr>
        <w:t>screenshot:</w:t>
      </w:r>
    </w:p>
    <w:p w14:paraId="6C9CA2F5" w14:textId="37E079AE" w:rsidR="009775AC" w:rsidRPr="00EE3C4A" w:rsidRDefault="001D763C" w:rsidP="000A7106">
      <w:pPr>
        <w:pStyle w:val="Ln1"/>
        <w:numPr>
          <w:ilvl w:val="0"/>
          <w:numId w:val="0"/>
        </w:numPr>
        <w:ind w:left="1080"/>
        <w:rPr>
          <w:rFonts w:ascii="Segoe UI" w:hAnsi="Segoe UI" w:cs="Segoe UI"/>
        </w:rPr>
      </w:pPr>
      <w:r w:rsidRPr="001D763C">
        <w:rPr>
          <w:rFonts w:ascii="Segoe UI" w:hAnsi="Segoe UI" w:cs="Segoe UI"/>
          <w:noProof/>
        </w:rPr>
        <w:drawing>
          <wp:inline distT="0" distB="0" distL="0" distR="0" wp14:anchorId="39A8D251" wp14:editId="1C99398E">
            <wp:extent cx="3305636" cy="5420481"/>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5636" cy="5420481"/>
                    </a:xfrm>
                    <a:prstGeom prst="rect">
                      <a:avLst/>
                    </a:prstGeom>
                  </pic:spPr>
                </pic:pic>
              </a:graphicData>
            </a:graphic>
          </wp:inline>
        </w:drawing>
      </w:r>
    </w:p>
    <w:p w14:paraId="502475A2" w14:textId="77777777" w:rsidR="009775AC" w:rsidRPr="00EE3C4A" w:rsidRDefault="009775AC" w:rsidP="000A7106">
      <w:pPr>
        <w:pStyle w:val="Ln1"/>
        <w:numPr>
          <w:ilvl w:val="0"/>
          <w:numId w:val="0"/>
        </w:numPr>
        <w:ind w:left="714"/>
        <w:rPr>
          <w:rFonts w:ascii="Segoe UI" w:hAnsi="Segoe UI" w:cs="Segoe UI"/>
        </w:rPr>
      </w:pPr>
    </w:p>
    <w:p w14:paraId="21C19F98" w14:textId="77777777" w:rsidR="009775AC" w:rsidRDefault="009775AC" w:rsidP="00A7148C">
      <w:pPr>
        <w:pStyle w:val="Ln1"/>
        <w:numPr>
          <w:ilvl w:val="0"/>
          <w:numId w:val="0"/>
        </w:numPr>
        <w:ind w:left="1080"/>
      </w:pPr>
    </w:p>
    <w:p w14:paraId="1C145899" w14:textId="77777777" w:rsidR="009775AC" w:rsidRPr="00153F7F" w:rsidRDefault="009775AC" w:rsidP="000A7106">
      <w:pPr>
        <w:pStyle w:val="Ln1"/>
        <w:numPr>
          <w:ilvl w:val="0"/>
          <w:numId w:val="0"/>
        </w:numPr>
        <w:ind w:left="714"/>
      </w:pPr>
    </w:p>
    <w:p w14:paraId="539798E8" w14:textId="77777777" w:rsidR="005F6D62" w:rsidRPr="009775AC" w:rsidRDefault="005F6D62" w:rsidP="009775AC"/>
    <w:sectPr w:rsidR="005F6D62" w:rsidRPr="009775AC" w:rsidSect="002C25D4">
      <w:headerReference w:type="even" r:id="rId29"/>
      <w:headerReference w:type="default" r:id="rId30"/>
      <w:footerReference w:type="even" r:id="rId31"/>
      <w:footerReference w:type="default" r:id="rId32"/>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17913D" w14:textId="77777777" w:rsidR="00D33E72" w:rsidRDefault="00D33E72">
      <w:r>
        <w:separator/>
      </w:r>
    </w:p>
    <w:p w14:paraId="602BC2E6" w14:textId="77777777" w:rsidR="00D33E72" w:rsidRDefault="00D33E72"/>
  </w:endnote>
  <w:endnote w:type="continuationSeparator" w:id="0">
    <w:p w14:paraId="141AC300" w14:textId="77777777" w:rsidR="00D33E72" w:rsidRDefault="00D33E72">
      <w:r>
        <w:continuationSeparator/>
      </w:r>
    </w:p>
    <w:p w14:paraId="61B78348" w14:textId="77777777" w:rsidR="00D33E72" w:rsidRDefault="00D33E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B41B8" w14:textId="1DFD67F9"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32697F">
      <w:rPr>
        <w:rFonts w:cs="Arial"/>
        <w:szCs w:val="16"/>
      </w:rPr>
      <w:t>2017</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157FC" w14:textId="667D6E13"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32697F">
      <w:rPr>
        <w:rFonts w:cs="Arial"/>
        <w:szCs w:val="16"/>
      </w:rPr>
      <w:t>2017</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5E98F" w14:textId="6D4FE0C6"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32697F">
      <w:rPr>
        <w:rFonts w:cs="Arial"/>
        <w:szCs w:val="16"/>
      </w:rPr>
      <w:t>2017</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C4F3D" w14:textId="3873E5A8"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32697F">
      <w:rPr>
        <w:rFonts w:cs="Arial"/>
        <w:szCs w:val="16"/>
      </w:rPr>
      <w:t>2017</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761A49" w14:textId="77777777" w:rsidR="00D33E72" w:rsidRDefault="00D33E72">
      <w:r>
        <w:separator/>
      </w:r>
    </w:p>
    <w:p w14:paraId="5CDB48B8" w14:textId="77777777" w:rsidR="00D33E72" w:rsidRDefault="00D33E72"/>
  </w:footnote>
  <w:footnote w:type="continuationSeparator" w:id="0">
    <w:p w14:paraId="018D1D12" w14:textId="77777777" w:rsidR="00D33E72" w:rsidRDefault="00D33E72">
      <w:r>
        <w:continuationSeparator/>
      </w:r>
    </w:p>
    <w:p w14:paraId="1DA0FADB" w14:textId="77777777" w:rsidR="00D33E72" w:rsidRDefault="00D33E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63349" w14:textId="35386C89" w:rsidR="009D21B1" w:rsidRPr="006B4D91" w:rsidRDefault="00D33E72"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2B7051">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66993" w14:textId="77777777" w:rsidR="009D21B1" w:rsidRPr="00780553" w:rsidRDefault="009D21B1" w:rsidP="00DB0BD2">
    <w:pPr>
      <w:pStyle w:val="HeaderOddPage"/>
    </w:pPr>
    <w:r>
      <w:t xml:space="preserve">Module 5: Web API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C9E0C" w14:textId="1030C017" w:rsidR="009D21B1" w:rsidRPr="006B4D91" w:rsidRDefault="00D33E72"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2B7051">
          <w:t>8</w:t>
        </w:r>
        <w:r w:rsidR="009D21B1">
          <w:fldChar w:fldCharType="end"/>
        </w:r>
        <w:r w:rsidR="009D21B1">
          <w:t xml:space="preserve">    Module 5: Web API</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9994D" w14:textId="182FA3F6" w:rsidR="009D21B1" w:rsidRPr="00780553" w:rsidRDefault="009D21B1" w:rsidP="00DB0BD2">
    <w:pPr>
      <w:pStyle w:val="HeaderOddPage"/>
    </w:pPr>
    <w:r>
      <w:t xml:space="preserve">Module 5: Web API    </w:t>
    </w:r>
    <w:r>
      <w:fldChar w:fldCharType="begin"/>
    </w:r>
    <w:r>
      <w:instrText xml:space="preserve"> PAGE   \* MERGEFORMAT </w:instrText>
    </w:r>
    <w:r>
      <w:fldChar w:fldCharType="separate"/>
    </w:r>
    <w:r w:rsidR="002B7051">
      <w:t>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6A63698"/>
    <w:lvl w:ilvl="0">
      <w:start w:val="1"/>
      <w:numFmt w:val="decimal"/>
      <w:lvlText w:val="%1."/>
      <w:lvlJc w:val="left"/>
      <w:pPr>
        <w:tabs>
          <w:tab w:val="num" w:pos="360"/>
        </w:tabs>
        <w:ind w:left="360" w:hanging="360"/>
      </w:pPr>
    </w:lvl>
  </w:abstractNum>
  <w:abstractNum w:abstractNumId="1" w15:restartNumberingAfterBreak="0">
    <w:nsid w:val="09BB0339"/>
    <w:multiLevelType w:val="hybridMultilevel"/>
    <w:tmpl w:val="DAD49678"/>
    <w:lvl w:ilvl="0" w:tplc="E1DA1638">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9FF3303"/>
    <w:multiLevelType w:val="hybridMultilevel"/>
    <w:tmpl w:val="3132AF10"/>
    <w:lvl w:ilvl="0" w:tplc="66682114">
      <w:start w:val="1"/>
      <w:numFmt w:val="decimal"/>
      <w:pStyle w:val="Ln1"/>
      <w:lvlText w:val="%1."/>
      <w:lvlJc w:val="left"/>
      <w:pPr>
        <w:tabs>
          <w:tab w:val="num" w:pos="1080"/>
        </w:tabs>
        <w:ind w:left="1080" w:hanging="360"/>
      </w:pPr>
      <w:rPr>
        <w:rFonts w:hint="default"/>
        <w:b w:val="0"/>
      </w:rPr>
    </w:lvl>
    <w:lvl w:ilvl="1" w:tplc="786EA824">
      <w:start w:val="1"/>
      <w:numFmt w:val="lowerLetter"/>
      <w:lvlText w:val="%2."/>
      <w:lvlJc w:val="left"/>
      <w:pPr>
        <w:tabs>
          <w:tab w:val="num" w:pos="1440"/>
        </w:tabs>
        <w:ind w:left="1440" w:hanging="360"/>
      </w:pPr>
      <w:rPr>
        <w:rFonts w:hint="default"/>
        <w:b w:val="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517959"/>
    <w:multiLevelType w:val="hybridMultilevel"/>
    <w:tmpl w:val="3FAC38D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6"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4A959F4"/>
    <w:multiLevelType w:val="hybridMultilevel"/>
    <w:tmpl w:val="83F4C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8"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9"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0" w15:restartNumberingAfterBreak="0">
    <w:nsid w:val="639B0E2B"/>
    <w:multiLevelType w:val="hybridMultilevel"/>
    <w:tmpl w:val="6264F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B210F2E"/>
    <w:multiLevelType w:val="hybridMultilevel"/>
    <w:tmpl w:val="21643F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3"/>
  </w:num>
  <w:num w:numId="2">
    <w:abstractNumId w:val="19"/>
  </w:num>
  <w:num w:numId="3">
    <w:abstractNumId w:val="8"/>
  </w:num>
  <w:num w:numId="4">
    <w:abstractNumId w:val="15"/>
  </w:num>
  <w:num w:numId="5">
    <w:abstractNumId w:val="11"/>
  </w:num>
  <w:num w:numId="6">
    <w:abstractNumId w:val="18"/>
  </w:num>
  <w:num w:numId="7">
    <w:abstractNumId w:val="9"/>
  </w:num>
  <w:num w:numId="8">
    <w:abstractNumId w:val="7"/>
  </w:num>
  <w:num w:numId="9">
    <w:abstractNumId w:val="12"/>
  </w:num>
  <w:num w:numId="10">
    <w:abstractNumId w:val="24"/>
  </w:num>
  <w:num w:numId="11">
    <w:abstractNumId w:val="6"/>
  </w:num>
  <w:num w:numId="12">
    <w:abstractNumId w:val="16"/>
  </w:num>
  <w:num w:numId="13">
    <w:abstractNumId w:val="10"/>
  </w:num>
  <w:num w:numId="14">
    <w:abstractNumId w:val="2"/>
  </w:num>
  <w:num w:numId="15">
    <w:abstractNumId w:val="2"/>
  </w:num>
  <w:num w:numId="16">
    <w:abstractNumId w:val="2"/>
    <w:lvlOverride w:ilvl="0">
      <w:startOverride w:val="1"/>
    </w:lvlOverride>
  </w:num>
  <w:num w:numId="17">
    <w:abstractNumId w:val="16"/>
    <w:lvlOverride w:ilvl="0">
      <w:startOverride w:val="1"/>
    </w:lvlOverride>
  </w:num>
  <w:num w:numId="18">
    <w:abstractNumId w:val="11"/>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num>
  <w:num w:numId="21">
    <w:abstractNumId w:val="3"/>
  </w:num>
  <w:num w:numId="22">
    <w:abstractNumId w:val="21"/>
  </w:num>
  <w:num w:numId="23">
    <w:abstractNumId w:val="17"/>
  </w:num>
  <w:num w:numId="24">
    <w:abstractNumId w:val="5"/>
  </w:num>
  <w:num w:numId="25">
    <w:abstractNumId w:val="23"/>
  </w:num>
  <w:num w:numId="26">
    <w:abstractNumId w:val="18"/>
    <w:lvlOverride w:ilvl="0">
      <w:startOverride w:val="1"/>
    </w:lvlOverride>
  </w:num>
  <w:num w:numId="27">
    <w:abstractNumId w:val="2"/>
    <w:lvlOverride w:ilvl="0">
      <w:startOverride w:val="1"/>
    </w:lvlOverride>
  </w:num>
  <w:num w:numId="28">
    <w:abstractNumId w:val="20"/>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1"/>
  </w:num>
  <w:num w:numId="34">
    <w:abstractNumId w:val="0"/>
  </w:num>
  <w:num w:numId="35">
    <w:abstractNumId w:val="22"/>
  </w:num>
  <w:num w:numId="36">
    <w:abstractNumId w:val="14"/>
  </w:num>
  <w:num w:numId="37">
    <w:abstractNumId w:val="4"/>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ourad Erradi">
    <w15:presenceInfo w15:providerId="AD" w15:userId="S-1-5-21-2016222445-827481317-1536260354-10472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proofState w:spelling="clean" w:grammar="clean"/>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trackRevisions/>
  <w:defaultTabStop w:val="720"/>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AC"/>
    <w:rsid w:val="00001AB7"/>
    <w:rsid w:val="00005501"/>
    <w:rsid w:val="00006983"/>
    <w:rsid w:val="000072CD"/>
    <w:rsid w:val="00011772"/>
    <w:rsid w:val="0001234F"/>
    <w:rsid w:val="00020718"/>
    <w:rsid w:val="000228F1"/>
    <w:rsid w:val="00022C28"/>
    <w:rsid w:val="0002575E"/>
    <w:rsid w:val="00032AC3"/>
    <w:rsid w:val="00033793"/>
    <w:rsid w:val="00037B00"/>
    <w:rsid w:val="00040708"/>
    <w:rsid w:val="00051B7D"/>
    <w:rsid w:val="00054449"/>
    <w:rsid w:val="0005535E"/>
    <w:rsid w:val="00056844"/>
    <w:rsid w:val="00063116"/>
    <w:rsid w:val="00064960"/>
    <w:rsid w:val="00065C28"/>
    <w:rsid w:val="00072DEC"/>
    <w:rsid w:val="00073928"/>
    <w:rsid w:val="00074FE1"/>
    <w:rsid w:val="00075F32"/>
    <w:rsid w:val="000848F4"/>
    <w:rsid w:val="000906C1"/>
    <w:rsid w:val="00092C66"/>
    <w:rsid w:val="0009318D"/>
    <w:rsid w:val="00096CB3"/>
    <w:rsid w:val="000A233E"/>
    <w:rsid w:val="000A2BA9"/>
    <w:rsid w:val="000A6C32"/>
    <w:rsid w:val="000A7106"/>
    <w:rsid w:val="000B089E"/>
    <w:rsid w:val="000B5898"/>
    <w:rsid w:val="000B5EBC"/>
    <w:rsid w:val="000C04CA"/>
    <w:rsid w:val="000C0638"/>
    <w:rsid w:val="000C158B"/>
    <w:rsid w:val="000C6DC9"/>
    <w:rsid w:val="000E25A2"/>
    <w:rsid w:val="000E3524"/>
    <w:rsid w:val="000E730E"/>
    <w:rsid w:val="000F0EBE"/>
    <w:rsid w:val="000F1F31"/>
    <w:rsid w:val="000F4A4C"/>
    <w:rsid w:val="00104ED3"/>
    <w:rsid w:val="00111363"/>
    <w:rsid w:val="0011388A"/>
    <w:rsid w:val="00113F71"/>
    <w:rsid w:val="0011523B"/>
    <w:rsid w:val="001160AD"/>
    <w:rsid w:val="00117894"/>
    <w:rsid w:val="00117CB3"/>
    <w:rsid w:val="00123D9E"/>
    <w:rsid w:val="00125ADF"/>
    <w:rsid w:val="00127250"/>
    <w:rsid w:val="00132059"/>
    <w:rsid w:val="00132A36"/>
    <w:rsid w:val="00136AEE"/>
    <w:rsid w:val="00141DB9"/>
    <w:rsid w:val="0015043D"/>
    <w:rsid w:val="00150F5C"/>
    <w:rsid w:val="0016058A"/>
    <w:rsid w:val="00160C50"/>
    <w:rsid w:val="00172263"/>
    <w:rsid w:val="001730E5"/>
    <w:rsid w:val="00181787"/>
    <w:rsid w:val="00183237"/>
    <w:rsid w:val="00184CD6"/>
    <w:rsid w:val="001869B9"/>
    <w:rsid w:val="00187CC6"/>
    <w:rsid w:val="00192863"/>
    <w:rsid w:val="001A11C8"/>
    <w:rsid w:val="001A2FD7"/>
    <w:rsid w:val="001C0A2B"/>
    <w:rsid w:val="001C615A"/>
    <w:rsid w:val="001D0941"/>
    <w:rsid w:val="001D2F06"/>
    <w:rsid w:val="001D66DE"/>
    <w:rsid w:val="001D763C"/>
    <w:rsid w:val="001E186E"/>
    <w:rsid w:val="001E35E4"/>
    <w:rsid w:val="001E3DF1"/>
    <w:rsid w:val="001E74E2"/>
    <w:rsid w:val="001F1FBA"/>
    <w:rsid w:val="001F34B1"/>
    <w:rsid w:val="001F47DF"/>
    <w:rsid w:val="00205928"/>
    <w:rsid w:val="002063DC"/>
    <w:rsid w:val="00212601"/>
    <w:rsid w:val="00213932"/>
    <w:rsid w:val="0021554D"/>
    <w:rsid w:val="00215B86"/>
    <w:rsid w:val="00216596"/>
    <w:rsid w:val="002266D3"/>
    <w:rsid w:val="00233D88"/>
    <w:rsid w:val="00234BED"/>
    <w:rsid w:val="00235871"/>
    <w:rsid w:val="00236677"/>
    <w:rsid w:val="00246DDA"/>
    <w:rsid w:val="00247242"/>
    <w:rsid w:val="00251940"/>
    <w:rsid w:val="00253541"/>
    <w:rsid w:val="00257AEA"/>
    <w:rsid w:val="0026059E"/>
    <w:rsid w:val="00260F39"/>
    <w:rsid w:val="00272BFA"/>
    <w:rsid w:val="00272E23"/>
    <w:rsid w:val="00273B62"/>
    <w:rsid w:val="002749F2"/>
    <w:rsid w:val="00276429"/>
    <w:rsid w:val="0028238A"/>
    <w:rsid w:val="00284C91"/>
    <w:rsid w:val="00286772"/>
    <w:rsid w:val="00290D6E"/>
    <w:rsid w:val="00294698"/>
    <w:rsid w:val="002A25EF"/>
    <w:rsid w:val="002A2B02"/>
    <w:rsid w:val="002A2BB0"/>
    <w:rsid w:val="002A2BFD"/>
    <w:rsid w:val="002A45BE"/>
    <w:rsid w:val="002A56D1"/>
    <w:rsid w:val="002A5C9A"/>
    <w:rsid w:val="002A60B4"/>
    <w:rsid w:val="002A6147"/>
    <w:rsid w:val="002A78F1"/>
    <w:rsid w:val="002A7F57"/>
    <w:rsid w:val="002B34C7"/>
    <w:rsid w:val="002B4D09"/>
    <w:rsid w:val="002B7051"/>
    <w:rsid w:val="002C25D4"/>
    <w:rsid w:val="002C524C"/>
    <w:rsid w:val="002D1577"/>
    <w:rsid w:val="002D1BBE"/>
    <w:rsid w:val="002D22AC"/>
    <w:rsid w:val="002D25CF"/>
    <w:rsid w:val="002D73F2"/>
    <w:rsid w:val="002E1167"/>
    <w:rsid w:val="002E1AC6"/>
    <w:rsid w:val="002E45FE"/>
    <w:rsid w:val="002F0C47"/>
    <w:rsid w:val="002F2498"/>
    <w:rsid w:val="002F420C"/>
    <w:rsid w:val="002F5608"/>
    <w:rsid w:val="002F593E"/>
    <w:rsid w:val="002F69E9"/>
    <w:rsid w:val="002F6EDA"/>
    <w:rsid w:val="002F712B"/>
    <w:rsid w:val="002F733C"/>
    <w:rsid w:val="0030671F"/>
    <w:rsid w:val="00306CAE"/>
    <w:rsid w:val="0031328E"/>
    <w:rsid w:val="00314A71"/>
    <w:rsid w:val="00314F44"/>
    <w:rsid w:val="00321C07"/>
    <w:rsid w:val="0032462B"/>
    <w:rsid w:val="003250F2"/>
    <w:rsid w:val="00325294"/>
    <w:rsid w:val="0032697F"/>
    <w:rsid w:val="003275E3"/>
    <w:rsid w:val="003318D7"/>
    <w:rsid w:val="00336801"/>
    <w:rsid w:val="0034541B"/>
    <w:rsid w:val="003473C7"/>
    <w:rsid w:val="003525D3"/>
    <w:rsid w:val="00364024"/>
    <w:rsid w:val="00367379"/>
    <w:rsid w:val="003718FF"/>
    <w:rsid w:val="00372F05"/>
    <w:rsid w:val="00373021"/>
    <w:rsid w:val="003769DE"/>
    <w:rsid w:val="0037706E"/>
    <w:rsid w:val="00382708"/>
    <w:rsid w:val="003849F8"/>
    <w:rsid w:val="00385A81"/>
    <w:rsid w:val="00395FFB"/>
    <w:rsid w:val="003975D7"/>
    <w:rsid w:val="003978E8"/>
    <w:rsid w:val="003979DF"/>
    <w:rsid w:val="003A0CBA"/>
    <w:rsid w:val="003A77D9"/>
    <w:rsid w:val="003A7D51"/>
    <w:rsid w:val="003A7EA1"/>
    <w:rsid w:val="003B117C"/>
    <w:rsid w:val="003B14FD"/>
    <w:rsid w:val="003B48CF"/>
    <w:rsid w:val="003C4A3C"/>
    <w:rsid w:val="003D0F17"/>
    <w:rsid w:val="003D2D85"/>
    <w:rsid w:val="003D4353"/>
    <w:rsid w:val="003D596B"/>
    <w:rsid w:val="003E1460"/>
    <w:rsid w:val="003E2FD3"/>
    <w:rsid w:val="003E5027"/>
    <w:rsid w:val="003E5DD1"/>
    <w:rsid w:val="003F0690"/>
    <w:rsid w:val="003F2ED4"/>
    <w:rsid w:val="003F344A"/>
    <w:rsid w:val="003F4947"/>
    <w:rsid w:val="003F4EFD"/>
    <w:rsid w:val="003F5182"/>
    <w:rsid w:val="00400C8E"/>
    <w:rsid w:val="00403842"/>
    <w:rsid w:val="004038B9"/>
    <w:rsid w:val="004075E7"/>
    <w:rsid w:val="00407E4A"/>
    <w:rsid w:val="004111A8"/>
    <w:rsid w:val="004120CF"/>
    <w:rsid w:val="0041509D"/>
    <w:rsid w:val="00415717"/>
    <w:rsid w:val="0042034E"/>
    <w:rsid w:val="00423FE7"/>
    <w:rsid w:val="0042701C"/>
    <w:rsid w:val="00441A75"/>
    <w:rsid w:val="0044437B"/>
    <w:rsid w:val="00445EF5"/>
    <w:rsid w:val="00446C9E"/>
    <w:rsid w:val="00452756"/>
    <w:rsid w:val="004565EF"/>
    <w:rsid w:val="004619F9"/>
    <w:rsid w:val="004656B9"/>
    <w:rsid w:val="004656F9"/>
    <w:rsid w:val="004668E9"/>
    <w:rsid w:val="00466BB1"/>
    <w:rsid w:val="00494458"/>
    <w:rsid w:val="004949FB"/>
    <w:rsid w:val="00495648"/>
    <w:rsid w:val="004A3C2F"/>
    <w:rsid w:val="004A73F9"/>
    <w:rsid w:val="004A77E6"/>
    <w:rsid w:val="004B1BDD"/>
    <w:rsid w:val="004B2D36"/>
    <w:rsid w:val="004B40CA"/>
    <w:rsid w:val="004B46AE"/>
    <w:rsid w:val="004B6A2E"/>
    <w:rsid w:val="004C013A"/>
    <w:rsid w:val="004C1A4C"/>
    <w:rsid w:val="004C290F"/>
    <w:rsid w:val="004C569C"/>
    <w:rsid w:val="004C7B27"/>
    <w:rsid w:val="004C7D6A"/>
    <w:rsid w:val="004D5F64"/>
    <w:rsid w:val="004D6ADC"/>
    <w:rsid w:val="004D7987"/>
    <w:rsid w:val="004E2B92"/>
    <w:rsid w:val="004E313F"/>
    <w:rsid w:val="004E4BB2"/>
    <w:rsid w:val="004F5C91"/>
    <w:rsid w:val="0050378F"/>
    <w:rsid w:val="00510489"/>
    <w:rsid w:val="005137A9"/>
    <w:rsid w:val="00520C8F"/>
    <w:rsid w:val="0052398E"/>
    <w:rsid w:val="0052415B"/>
    <w:rsid w:val="00525E70"/>
    <w:rsid w:val="00534F65"/>
    <w:rsid w:val="00541021"/>
    <w:rsid w:val="00542C5D"/>
    <w:rsid w:val="005473AE"/>
    <w:rsid w:val="00556342"/>
    <w:rsid w:val="005649AA"/>
    <w:rsid w:val="00564BC7"/>
    <w:rsid w:val="005669FF"/>
    <w:rsid w:val="00567FC6"/>
    <w:rsid w:val="005715B9"/>
    <w:rsid w:val="005733BF"/>
    <w:rsid w:val="0057449B"/>
    <w:rsid w:val="0058456E"/>
    <w:rsid w:val="005852AF"/>
    <w:rsid w:val="00591B51"/>
    <w:rsid w:val="00594188"/>
    <w:rsid w:val="005966A6"/>
    <w:rsid w:val="00596992"/>
    <w:rsid w:val="00597834"/>
    <w:rsid w:val="005A06D0"/>
    <w:rsid w:val="005A5DF1"/>
    <w:rsid w:val="005B1189"/>
    <w:rsid w:val="005B2DE5"/>
    <w:rsid w:val="005B3606"/>
    <w:rsid w:val="005B5577"/>
    <w:rsid w:val="005B5EBA"/>
    <w:rsid w:val="005B716D"/>
    <w:rsid w:val="005B760C"/>
    <w:rsid w:val="005C6CA9"/>
    <w:rsid w:val="005D5CAC"/>
    <w:rsid w:val="005D7BD9"/>
    <w:rsid w:val="005E0E52"/>
    <w:rsid w:val="005E1FB1"/>
    <w:rsid w:val="005E3D84"/>
    <w:rsid w:val="005F27F4"/>
    <w:rsid w:val="005F2AFE"/>
    <w:rsid w:val="005F6D62"/>
    <w:rsid w:val="00605D50"/>
    <w:rsid w:val="00616C6C"/>
    <w:rsid w:val="00622B3D"/>
    <w:rsid w:val="00624F80"/>
    <w:rsid w:val="00626AD5"/>
    <w:rsid w:val="00630064"/>
    <w:rsid w:val="00631060"/>
    <w:rsid w:val="00634E14"/>
    <w:rsid w:val="006350FD"/>
    <w:rsid w:val="00635E2B"/>
    <w:rsid w:val="006371CF"/>
    <w:rsid w:val="00644652"/>
    <w:rsid w:val="006459EE"/>
    <w:rsid w:val="006470B4"/>
    <w:rsid w:val="00647F80"/>
    <w:rsid w:val="00651A51"/>
    <w:rsid w:val="0065664B"/>
    <w:rsid w:val="006601AA"/>
    <w:rsid w:val="006604E4"/>
    <w:rsid w:val="00672E35"/>
    <w:rsid w:val="00680871"/>
    <w:rsid w:val="006840DD"/>
    <w:rsid w:val="0069007F"/>
    <w:rsid w:val="006940A2"/>
    <w:rsid w:val="00694E97"/>
    <w:rsid w:val="006A088C"/>
    <w:rsid w:val="006A1DD2"/>
    <w:rsid w:val="006A3C28"/>
    <w:rsid w:val="006B0349"/>
    <w:rsid w:val="006B0B34"/>
    <w:rsid w:val="006B261B"/>
    <w:rsid w:val="006B406E"/>
    <w:rsid w:val="006B49BF"/>
    <w:rsid w:val="006C151C"/>
    <w:rsid w:val="006C3406"/>
    <w:rsid w:val="006D453C"/>
    <w:rsid w:val="006D4DBB"/>
    <w:rsid w:val="006D5CB3"/>
    <w:rsid w:val="006E0148"/>
    <w:rsid w:val="006E0801"/>
    <w:rsid w:val="006E5000"/>
    <w:rsid w:val="006F06AD"/>
    <w:rsid w:val="006F0737"/>
    <w:rsid w:val="006F1298"/>
    <w:rsid w:val="006F5117"/>
    <w:rsid w:val="00700EA6"/>
    <w:rsid w:val="00700F74"/>
    <w:rsid w:val="00701F8B"/>
    <w:rsid w:val="007032ED"/>
    <w:rsid w:val="00703B0B"/>
    <w:rsid w:val="00707B2E"/>
    <w:rsid w:val="007115E4"/>
    <w:rsid w:val="00711C14"/>
    <w:rsid w:val="00730839"/>
    <w:rsid w:val="00740A37"/>
    <w:rsid w:val="00743365"/>
    <w:rsid w:val="00744161"/>
    <w:rsid w:val="007460CC"/>
    <w:rsid w:val="00746881"/>
    <w:rsid w:val="00760610"/>
    <w:rsid w:val="00762536"/>
    <w:rsid w:val="00764AE0"/>
    <w:rsid w:val="0077010D"/>
    <w:rsid w:val="007705E7"/>
    <w:rsid w:val="0077476C"/>
    <w:rsid w:val="00780B68"/>
    <w:rsid w:val="00781814"/>
    <w:rsid w:val="00781854"/>
    <w:rsid w:val="007840F3"/>
    <w:rsid w:val="007870A1"/>
    <w:rsid w:val="00794836"/>
    <w:rsid w:val="00794D1B"/>
    <w:rsid w:val="007969F8"/>
    <w:rsid w:val="0079780D"/>
    <w:rsid w:val="007A0955"/>
    <w:rsid w:val="007A2DFD"/>
    <w:rsid w:val="007A45AD"/>
    <w:rsid w:val="007A4A50"/>
    <w:rsid w:val="007A615F"/>
    <w:rsid w:val="007A6997"/>
    <w:rsid w:val="007B3BCF"/>
    <w:rsid w:val="007B4796"/>
    <w:rsid w:val="007B4801"/>
    <w:rsid w:val="007B4C71"/>
    <w:rsid w:val="007C1F91"/>
    <w:rsid w:val="007C26EA"/>
    <w:rsid w:val="007C2873"/>
    <w:rsid w:val="007D1D6F"/>
    <w:rsid w:val="007D2CE9"/>
    <w:rsid w:val="007D480A"/>
    <w:rsid w:val="007D5B02"/>
    <w:rsid w:val="007D645D"/>
    <w:rsid w:val="007E5440"/>
    <w:rsid w:val="007E68D7"/>
    <w:rsid w:val="007E76FB"/>
    <w:rsid w:val="007E7E9C"/>
    <w:rsid w:val="007F61F9"/>
    <w:rsid w:val="00801F0E"/>
    <w:rsid w:val="00805264"/>
    <w:rsid w:val="00815BAE"/>
    <w:rsid w:val="00815F50"/>
    <w:rsid w:val="0081622F"/>
    <w:rsid w:val="00817F53"/>
    <w:rsid w:val="00821372"/>
    <w:rsid w:val="00821A77"/>
    <w:rsid w:val="00823C38"/>
    <w:rsid w:val="00824FD0"/>
    <w:rsid w:val="00825531"/>
    <w:rsid w:val="0082645B"/>
    <w:rsid w:val="00831103"/>
    <w:rsid w:val="008317A0"/>
    <w:rsid w:val="00831B63"/>
    <w:rsid w:val="00833894"/>
    <w:rsid w:val="00834AFF"/>
    <w:rsid w:val="00835717"/>
    <w:rsid w:val="00835906"/>
    <w:rsid w:val="0084020F"/>
    <w:rsid w:val="008421D8"/>
    <w:rsid w:val="008422C2"/>
    <w:rsid w:val="00845510"/>
    <w:rsid w:val="00846F35"/>
    <w:rsid w:val="00851490"/>
    <w:rsid w:val="00853DC9"/>
    <w:rsid w:val="00854A82"/>
    <w:rsid w:val="008621C6"/>
    <w:rsid w:val="008639B1"/>
    <w:rsid w:val="00864BC0"/>
    <w:rsid w:val="00866049"/>
    <w:rsid w:val="00866656"/>
    <w:rsid w:val="00866657"/>
    <w:rsid w:val="008820B1"/>
    <w:rsid w:val="00887D45"/>
    <w:rsid w:val="00887F57"/>
    <w:rsid w:val="00892B6F"/>
    <w:rsid w:val="00895DB6"/>
    <w:rsid w:val="008A23A9"/>
    <w:rsid w:val="008A659C"/>
    <w:rsid w:val="008A6DC4"/>
    <w:rsid w:val="008A7D56"/>
    <w:rsid w:val="008B1101"/>
    <w:rsid w:val="008B40BA"/>
    <w:rsid w:val="008B520D"/>
    <w:rsid w:val="008B6B67"/>
    <w:rsid w:val="008C35B1"/>
    <w:rsid w:val="008C5BA0"/>
    <w:rsid w:val="008D0B4E"/>
    <w:rsid w:val="008D203E"/>
    <w:rsid w:val="008D76BC"/>
    <w:rsid w:val="008D7947"/>
    <w:rsid w:val="008E14B0"/>
    <w:rsid w:val="008F0359"/>
    <w:rsid w:val="008F5DC4"/>
    <w:rsid w:val="008F670E"/>
    <w:rsid w:val="00905A99"/>
    <w:rsid w:val="0091247E"/>
    <w:rsid w:val="00912C40"/>
    <w:rsid w:val="009162B4"/>
    <w:rsid w:val="00916B90"/>
    <w:rsid w:val="00920819"/>
    <w:rsid w:val="00922691"/>
    <w:rsid w:val="0092716C"/>
    <w:rsid w:val="00927B0B"/>
    <w:rsid w:val="00927B58"/>
    <w:rsid w:val="009337F4"/>
    <w:rsid w:val="00933CF5"/>
    <w:rsid w:val="00934D1E"/>
    <w:rsid w:val="0093576B"/>
    <w:rsid w:val="00937CC3"/>
    <w:rsid w:val="0094502C"/>
    <w:rsid w:val="009512D6"/>
    <w:rsid w:val="00963703"/>
    <w:rsid w:val="00964B41"/>
    <w:rsid w:val="00967E80"/>
    <w:rsid w:val="00974624"/>
    <w:rsid w:val="009775AC"/>
    <w:rsid w:val="0097772C"/>
    <w:rsid w:val="00980DF3"/>
    <w:rsid w:val="0098320C"/>
    <w:rsid w:val="00986B67"/>
    <w:rsid w:val="009921E1"/>
    <w:rsid w:val="009925B3"/>
    <w:rsid w:val="00993A6B"/>
    <w:rsid w:val="00997354"/>
    <w:rsid w:val="00997609"/>
    <w:rsid w:val="009A172F"/>
    <w:rsid w:val="009A2B18"/>
    <w:rsid w:val="009B3D7C"/>
    <w:rsid w:val="009B44CE"/>
    <w:rsid w:val="009B64EE"/>
    <w:rsid w:val="009D050A"/>
    <w:rsid w:val="009D1DA1"/>
    <w:rsid w:val="009D21B1"/>
    <w:rsid w:val="009D5EB3"/>
    <w:rsid w:val="009E079F"/>
    <w:rsid w:val="009E1622"/>
    <w:rsid w:val="009E54A3"/>
    <w:rsid w:val="009E6399"/>
    <w:rsid w:val="009F0BB3"/>
    <w:rsid w:val="009F4217"/>
    <w:rsid w:val="009F6F95"/>
    <w:rsid w:val="00A027FB"/>
    <w:rsid w:val="00A04039"/>
    <w:rsid w:val="00A07095"/>
    <w:rsid w:val="00A12764"/>
    <w:rsid w:val="00A1276E"/>
    <w:rsid w:val="00A1387F"/>
    <w:rsid w:val="00A144C1"/>
    <w:rsid w:val="00A16438"/>
    <w:rsid w:val="00A17AA4"/>
    <w:rsid w:val="00A207D6"/>
    <w:rsid w:val="00A20D4E"/>
    <w:rsid w:val="00A23DC5"/>
    <w:rsid w:val="00A2739F"/>
    <w:rsid w:val="00A303B1"/>
    <w:rsid w:val="00A3488E"/>
    <w:rsid w:val="00A34F91"/>
    <w:rsid w:val="00A3740F"/>
    <w:rsid w:val="00A45C16"/>
    <w:rsid w:val="00A4696E"/>
    <w:rsid w:val="00A511B0"/>
    <w:rsid w:val="00A56698"/>
    <w:rsid w:val="00A569B7"/>
    <w:rsid w:val="00A60389"/>
    <w:rsid w:val="00A6097A"/>
    <w:rsid w:val="00A63D86"/>
    <w:rsid w:val="00A64171"/>
    <w:rsid w:val="00A67172"/>
    <w:rsid w:val="00A674B3"/>
    <w:rsid w:val="00A7148C"/>
    <w:rsid w:val="00A85816"/>
    <w:rsid w:val="00A86D17"/>
    <w:rsid w:val="00A87331"/>
    <w:rsid w:val="00A92013"/>
    <w:rsid w:val="00A924B3"/>
    <w:rsid w:val="00A949F6"/>
    <w:rsid w:val="00A952EC"/>
    <w:rsid w:val="00A97E9F"/>
    <w:rsid w:val="00AA741F"/>
    <w:rsid w:val="00AB4A14"/>
    <w:rsid w:val="00AB5BFC"/>
    <w:rsid w:val="00AC1E04"/>
    <w:rsid w:val="00AC2F76"/>
    <w:rsid w:val="00AC3AA5"/>
    <w:rsid w:val="00AC7303"/>
    <w:rsid w:val="00AC7F61"/>
    <w:rsid w:val="00AD1611"/>
    <w:rsid w:val="00AD1F0D"/>
    <w:rsid w:val="00AD1FC1"/>
    <w:rsid w:val="00AD49B6"/>
    <w:rsid w:val="00AE19D9"/>
    <w:rsid w:val="00AE4E36"/>
    <w:rsid w:val="00AE5C23"/>
    <w:rsid w:val="00AF1103"/>
    <w:rsid w:val="00AF2895"/>
    <w:rsid w:val="00AF2D4F"/>
    <w:rsid w:val="00B01F24"/>
    <w:rsid w:val="00B03F29"/>
    <w:rsid w:val="00B04AFA"/>
    <w:rsid w:val="00B052FC"/>
    <w:rsid w:val="00B106DA"/>
    <w:rsid w:val="00B11BE9"/>
    <w:rsid w:val="00B1397E"/>
    <w:rsid w:val="00B15BA4"/>
    <w:rsid w:val="00B22817"/>
    <w:rsid w:val="00B257F8"/>
    <w:rsid w:val="00B25D51"/>
    <w:rsid w:val="00B3083B"/>
    <w:rsid w:val="00B31B72"/>
    <w:rsid w:val="00B34E45"/>
    <w:rsid w:val="00B355DC"/>
    <w:rsid w:val="00B3742C"/>
    <w:rsid w:val="00B41096"/>
    <w:rsid w:val="00B5383E"/>
    <w:rsid w:val="00B746CB"/>
    <w:rsid w:val="00B75792"/>
    <w:rsid w:val="00B77EA8"/>
    <w:rsid w:val="00B803FA"/>
    <w:rsid w:val="00B8640C"/>
    <w:rsid w:val="00B87AC0"/>
    <w:rsid w:val="00B9676D"/>
    <w:rsid w:val="00B96909"/>
    <w:rsid w:val="00B97A8D"/>
    <w:rsid w:val="00B97B07"/>
    <w:rsid w:val="00BA3E41"/>
    <w:rsid w:val="00BA72CE"/>
    <w:rsid w:val="00BB1752"/>
    <w:rsid w:val="00BB19A3"/>
    <w:rsid w:val="00BB3679"/>
    <w:rsid w:val="00BB7CAA"/>
    <w:rsid w:val="00BC4735"/>
    <w:rsid w:val="00BD2BAF"/>
    <w:rsid w:val="00BD2C4E"/>
    <w:rsid w:val="00BE0E37"/>
    <w:rsid w:val="00BE2D88"/>
    <w:rsid w:val="00BF1EB8"/>
    <w:rsid w:val="00BF3666"/>
    <w:rsid w:val="00BF4F4B"/>
    <w:rsid w:val="00C01247"/>
    <w:rsid w:val="00C06493"/>
    <w:rsid w:val="00C0771A"/>
    <w:rsid w:val="00C07C16"/>
    <w:rsid w:val="00C10966"/>
    <w:rsid w:val="00C12EB1"/>
    <w:rsid w:val="00C151B4"/>
    <w:rsid w:val="00C16742"/>
    <w:rsid w:val="00C20CC7"/>
    <w:rsid w:val="00C26D8B"/>
    <w:rsid w:val="00C31AD3"/>
    <w:rsid w:val="00C33D39"/>
    <w:rsid w:val="00C347F5"/>
    <w:rsid w:val="00C35157"/>
    <w:rsid w:val="00C35B08"/>
    <w:rsid w:val="00C36F9B"/>
    <w:rsid w:val="00C50E2A"/>
    <w:rsid w:val="00C53641"/>
    <w:rsid w:val="00C554CD"/>
    <w:rsid w:val="00C61215"/>
    <w:rsid w:val="00C62657"/>
    <w:rsid w:val="00C640E8"/>
    <w:rsid w:val="00C67FAE"/>
    <w:rsid w:val="00C70678"/>
    <w:rsid w:val="00C730F7"/>
    <w:rsid w:val="00C736EF"/>
    <w:rsid w:val="00C74D33"/>
    <w:rsid w:val="00C75B6C"/>
    <w:rsid w:val="00C8050F"/>
    <w:rsid w:val="00C840C7"/>
    <w:rsid w:val="00C9005F"/>
    <w:rsid w:val="00C902C0"/>
    <w:rsid w:val="00C9555A"/>
    <w:rsid w:val="00C963F0"/>
    <w:rsid w:val="00C9760D"/>
    <w:rsid w:val="00CA0AB7"/>
    <w:rsid w:val="00CA10C7"/>
    <w:rsid w:val="00CA2C0A"/>
    <w:rsid w:val="00CA7EB1"/>
    <w:rsid w:val="00CB5198"/>
    <w:rsid w:val="00CB6032"/>
    <w:rsid w:val="00CC0E07"/>
    <w:rsid w:val="00CC1C05"/>
    <w:rsid w:val="00CC4B50"/>
    <w:rsid w:val="00CC4E0C"/>
    <w:rsid w:val="00CC6CAF"/>
    <w:rsid w:val="00CD4A7E"/>
    <w:rsid w:val="00CE36A3"/>
    <w:rsid w:val="00CE4105"/>
    <w:rsid w:val="00CE4AD2"/>
    <w:rsid w:val="00CF0FC7"/>
    <w:rsid w:val="00CF4C62"/>
    <w:rsid w:val="00CF5580"/>
    <w:rsid w:val="00CF5D53"/>
    <w:rsid w:val="00CF7410"/>
    <w:rsid w:val="00D022F0"/>
    <w:rsid w:val="00D02614"/>
    <w:rsid w:val="00D1093C"/>
    <w:rsid w:val="00D12ABF"/>
    <w:rsid w:val="00D13F0B"/>
    <w:rsid w:val="00D20185"/>
    <w:rsid w:val="00D217DA"/>
    <w:rsid w:val="00D21CAD"/>
    <w:rsid w:val="00D233CB"/>
    <w:rsid w:val="00D234E9"/>
    <w:rsid w:val="00D27B73"/>
    <w:rsid w:val="00D30092"/>
    <w:rsid w:val="00D313E2"/>
    <w:rsid w:val="00D32BE0"/>
    <w:rsid w:val="00D33E72"/>
    <w:rsid w:val="00D3630A"/>
    <w:rsid w:val="00D41E87"/>
    <w:rsid w:val="00D46ABC"/>
    <w:rsid w:val="00D47724"/>
    <w:rsid w:val="00D57AB1"/>
    <w:rsid w:val="00D61C4B"/>
    <w:rsid w:val="00D65FCF"/>
    <w:rsid w:val="00D70098"/>
    <w:rsid w:val="00D72264"/>
    <w:rsid w:val="00D739EF"/>
    <w:rsid w:val="00D74D1C"/>
    <w:rsid w:val="00D75132"/>
    <w:rsid w:val="00D75845"/>
    <w:rsid w:val="00D77F6D"/>
    <w:rsid w:val="00D80626"/>
    <w:rsid w:val="00D832CE"/>
    <w:rsid w:val="00D86CE2"/>
    <w:rsid w:val="00D90D06"/>
    <w:rsid w:val="00D95519"/>
    <w:rsid w:val="00DA1FD7"/>
    <w:rsid w:val="00DA3347"/>
    <w:rsid w:val="00DA3AC9"/>
    <w:rsid w:val="00DA435F"/>
    <w:rsid w:val="00DA547F"/>
    <w:rsid w:val="00DA7306"/>
    <w:rsid w:val="00DB024E"/>
    <w:rsid w:val="00DB0B34"/>
    <w:rsid w:val="00DB0BD2"/>
    <w:rsid w:val="00DB4632"/>
    <w:rsid w:val="00DB5083"/>
    <w:rsid w:val="00DC252C"/>
    <w:rsid w:val="00DC40A8"/>
    <w:rsid w:val="00DC5001"/>
    <w:rsid w:val="00DC6E9E"/>
    <w:rsid w:val="00DC74CE"/>
    <w:rsid w:val="00DD1025"/>
    <w:rsid w:val="00DD32D7"/>
    <w:rsid w:val="00DE2BFE"/>
    <w:rsid w:val="00DF2982"/>
    <w:rsid w:val="00DF6F37"/>
    <w:rsid w:val="00DF79B6"/>
    <w:rsid w:val="00E00E22"/>
    <w:rsid w:val="00E02EFC"/>
    <w:rsid w:val="00E05FA1"/>
    <w:rsid w:val="00E1111B"/>
    <w:rsid w:val="00E11EC3"/>
    <w:rsid w:val="00E12189"/>
    <w:rsid w:val="00E13E1D"/>
    <w:rsid w:val="00E14531"/>
    <w:rsid w:val="00E14A35"/>
    <w:rsid w:val="00E165AE"/>
    <w:rsid w:val="00E2274B"/>
    <w:rsid w:val="00E3157C"/>
    <w:rsid w:val="00E336CC"/>
    <w:rsid w:val="00E3378F"/>
    <w:rsid w:val="00E405F1"/>
    <w:rsid w:val="00E4551E"/>
    <w:rsid w:val="00E53424"/>
    <w:rsid w:val="00E53504"/>
    <w:rsid w:val="00E53712"/>
    <w:rsid w:val="00E55107"/>
    <w:rsid w:val="00E5659D"/>
    <w:rsid w:val="00E659F6"/>
    <w:rsid w:val="00E67415"/>
    <w:rsid w:val="00E731F7"/>
    <w:rsid w:val="00E7704C"/>
    <w:rsid w:val="00E81B67"/>
    <w:rsid w:val="00E8342F"/>
    <w:rsid w:val="00E842E6"/>
    <w:rsid w:val="00E85121"/>
    <w:rsid w:val="00E870DA"/>
    <w:rsid w:val="00E90A01"/>
    <w:rsid w:val="00E9231F"/>
    <w:rsid w:val="00E93278"/>
    <w:rsid w:val="00E93B35"/>
    <w:rsid w:val="00E945B3"/>
    <w:rsid w:val="00E9491E"/>
    <w:rsid w:val="00EA0356"/>
    <w:rsid w:val="00EA6EF8"/>
    <w:rsid w:val="00EB4582"/>
    <w:rsid w:val="00EB7618"/>
    <w:rsid w:val="00EC1A2D"/>
    <w:rsid w:val="00ED32F1"/>
    <w:rsid w:val="00ED6349"/>
    <w:rsid w:val="00EE137B"/>
    <w:rsid w:val="00EE3C4A"/>
    <w:rsid w:val="00EE44E3"/>
    <w:rsid w:val="00EE4D0A"/>
    <w:rsid w:val="00EE77B2"/>
    <w:rsid w:val="00EF59BC"/>
    <w:rsid w:val="00EF70A1"/>
    <w:rsid w:val="00F022D4"/>
    <w:rsid w:val="00F03BBD"/>
    <w:rsid w:val="00F07843"/>
    <w:rsid w:val="00F101CE"/>
    <w:rsid w:val="00F20617"/>
    <w:rsid w:val="00F227CD"/>
    <w:rsid w:val="00F22B36"/>
    <w:rsid w:val="00F23681"/>
    <w:rsid w:val="00F30604"/>
    <w:rsid w:val="00F316AC"/>
    <w:rsid w:val="00F33BAD"/>
    <w:rsid w:val="00F37551"/>
    <w:rsid w:val="00F42F8E"/>
    <w:rsid w:val="00F445B5"/>
    <w:rsid w:val="00F453F2"/>
    <w:rsid w:val="00F4570E"/>
    <w:rsid w:val="00F464A4"/>
    <w:rsid w:val="00F474E3"/>
    <w:rsid w:val="00F5011C"/>
    <w:rsid w:val="00F52B7B"/>
    <w:rsid w:val="00F52EFB"/>
    <w:rsid w:val="00F61753"/>
    <w:rsid w:val="00F63CAB"/>
    <w:rsid w:val="00F71623"/>
    <w:rsid w:val="00F756DF"/>
    <w:rsid w:val="00F7662E"/>
    <w:rsid w:val="00F76F9E"/>
    <w:rsid w:val="00F918AD"/>
    <w:rsid w:val="00F95DFC"/>
    <w:rsid w:val="00FA03FA"/>
    <w:rsid w:val="00FA109C"/>
    <w:rsid w:val="00FB2CEB"/>
    <w:rsid w:val="00FB3055"/>
    <w:rsid w:val="00FB6D7A"/>
    <w:rsid w:val="00FC2E68"/>
    <w:rsid w:val="00FC694A"/>
    <w:rsid w:val="00FC7F4C"/>
    <w:rsid w:val="00FD0FAE"/>
    <w:rsid w:val="00FD1DB3"/>
    <w:rsid w:val="00FD303E"/>
    <w:rsid w:val="00FD738E"/>
    <w:rsid w:val="00FE1DB8"/>
    <w:rsid w:val="00FE2E74"/>
    <w:rsid w:val="00FE315A"/>
    <w:rsid w:val="00FE5F63"/>
    <w:rsid w:val="00FE7A58"/>
    <w:rsid w:val="00FF0620"/>
    <w:rsid w:val="00FF0F38"/>
    <w:rsid w:val="00FF284B"/>
    <w:rsid w:val="00FF2F48"/>
    <w:rsid w:val="00FF419C"/>
    <w:rsid w:val="00FF62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4">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atentStyles>
  <w:style w:type="paragraph" w:default="1" w:styleId="Normal">
    <w:name w:val="Normal"/>
    <w:qFormat/>
    <w:rsid w:val="00212601"/>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21260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12601"/>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7"/>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F30604"/>
    <w:pPr>
      <w:numPr>
        <w:numId w:val="14"/>
      </w:numPr>
      <w:spacing w:before="60"/>
    </w:p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10"/>
      </w:numPr>
    </w:pPr>
  </w:style>
  <w:style w:type="paragraph" w:customStyle="1" w:styleId="Lb3">
    <w:name w:val="Lb3"/>
    <w:basedOn w:val="Normal"/>
    <w:qFormat/>
    <w:rsid w:val="00F30604"/>
    <w:pPr>
      <w:numPr>
        <w:numId w:val="25"/>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99"/>
    <w:locked/>
    <w:rsid w:val="00F30604"/>
    <w:rPr>
      <w:b/>
      <w:bCs/>
    </w:rPr>
  </w:style>
  <w:style w:type="character" w:styleId="Emphasis">
    <w:name w:val="Emphasis"/>
    <w:basedOn w:val="DefaultParagraphFon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11"/>
      </w:numPr>
    </w:pPr>
  </w:style>
  <w:style w:type="paragraph" w:customStyle="1" w:styleId="Ln2">
    <w:name w:val="Ln2"/>
    <w:basedOn w:val="Ln1"/>
    <w:qFormat/>
    <w:rsid w:val="00F30604"/>
    <w:pPr>
      <w:numPr>
        <w:numId w:val="9"/>
      </w:numPr>
    </w:pPr>
  </w:style>
  <w:style w:type="paragraph" w:customStyle="1" w:styleId="Ln3">
    <w:name w:val="Ln3"/>
    <w:basedOn w:val="Ln2"/>
    <w:qFormat/>
    <w:rsid w:val="00F30604"/>
    <w:pPr>
      <w:numPr>
        <w:numId w:val="26"/>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17"/>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24"/>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22"/>
      </w:numPr>
    </w:pPr>
  </w:style>
  <w:style w:type="paragraph" w:customStyle="1" w:styleId="Ln5">
    <w:name w:val="Ln5"/>
    <w:qFormat/>
    <w:rsid w:val="00F30604"/>
    <w:pPr>
      <w:numPr>
        <w:numId w:val="23"/>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styleId="Mention">
    <w:name w:val="Mention"/>
    <w:basedOn w:val="DefaultParagraphFont"/>
    <w:uiPriority w:val="99"/>
    <w:semiHidden/>
    <w:unhideWhenUsed/>
    <w:rsid w:val="0064465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2.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footnotes" Target="footnotes.xml"/><Relationship Id="rId19" Type="http://schemas.openxmlformats.org/officeDocument/2006/relationships/image" Target="media/image1.pn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hyperlink" Target="http://localhost:5000/api/drivers/GetCount" TargetMode="External"/><Relationship Id="rId30" Type="http://schemas.openxmlformats.org/officeDocument/2006/relationships/header" Target="header5.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documentManagement>
    <_dlc_DocId xmlns="230e9df3-be65-4c73-a93b-d1236ebd677e">CPS089-1062781489-29</_dlc_DocId>
    <_dlc_DocIdUrl xmlns="230e9df3-be65-4c73-a93b-d1236ebd677e">
      <Url>https://microsoft.sharepoint.com/teams/CampusProjectSites089/hahzsakosd/ipdev/_layouts/15/DocIdRedir.aspx?ID=CPS089-1062781489-29</Url>
      <Description>CPS089-1062781489-29</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42B0988099BA449B28010171350B0E1" ma:contentTypeVersion="0" ma:contentTypeDescription="Create a new document." ma:contentTypeScope="" ma:versionID="5119f910a56dd2e4212e32379f88afc5">
  <xsd:schema xmlns:xsd="http://www.w3.org/2001/XMLSchema" xmlns:xs="http://www.w3.org/2001/XMLSchema" xmlns:p="http://schemas.microsoft.com/office/2006/metadata/properties" xmlns:ns2="230e9df3-be65-4c73-a93b-d1236ebd677e" targetNamespace="http://schemas.microsoft.com/office/2006/metadata/properties" ma:root="true" ma:fieldsID="36acd897935899f120b0f0d88b76b5dd" ns2:_="">
    <xsd:import namespace="230e9df3-be65-4c73-a93b-d1236ebd677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011B87-ED22-4809-9A7B-2C21D77CA537}">
  <ds:schemaRefs>
    <ds:schemaRef ds:uri="http://schemas.microsoft.com/sharepoint/events"/>
  </ds:schemaRefs>
</ds:datastoreItem>
</file>

<file path=customXml/itemProps2.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3.xml><?xml version="1.0" encoding="utf-8"?>
<ds:datastoreItem xmlns:ds="http://schemas.openxmlformats.org/officeDocument/2006/customXml" ds:itemID="{FF90C8B8-5037-4D81-9D8B-F6FF4B123F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5.xml><?xml version="1.0" encoding="utf-8"?>
<ds:datastoreItem xmlns:ds="http://schemas.openxmlformats.org/officeDocument/2006/customXml" ds:itemID="{3DB1DA9B-80CE-423C-80EF-339543078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22</Pages>
  <Words>2894</Words>
  <Characters>16497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19353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Russell Young</dc:creator>
  <cp:keywords>GTR;training;BuildID;l100;CLUSTER;SPECIALTY;PRODUCT;OTHER</cp:keywords>
  <dc:description>DRAFT V1.0</dc:description>
  <cp:lastModifiedBy>Mourad Erradi</cp:lastModifiedBy>
  <cp:revision>9</cp:revision>
  <cp:lastPrinted>2017-03-31T17:01:00Z</cp:lastPrinted>
  <dcterms:created xsi:type="dcterms:W3CDTF">2017-04-18T09:30:00Z</dcterms:created>
  <dcterms:modified xsi:type="dcterms:W3CDTF">2017-04-26T19:50:00Z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0x010100A42B0988099BA449B28010171350B0E1</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_dlc_DocIdItemGuid">
    <vt:lpwstr>a1beb82f-85a6-47f5-95ef-80551b8e7b59</vt:lpwstr>
  </property>
</Properties>
</file>